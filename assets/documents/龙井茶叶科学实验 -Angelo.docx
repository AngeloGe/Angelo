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mo" w:cs="Arimo" w:eastAsia="Arimo" w:hAnsi="Arimo"/>
          <w:sz w:val="44"/>
          <w:szCs w:val="44"/>
        </w:rPr>
      </w:pPr>
      <w:bookmarkStart w:colFirst="0" w:colLast="0" w:name="_heading=h.dvk3nr43wbfm" w:id="0"/>
      <w:bookmarkEnd w:id="0"/>
      <w:sdt>
        <w:sdtPr>
          <w:id w:val="-1614967362"/>
          <w:tag w:val="goog_rdk_0"/>
        </w:sdtPr>
        <w:sdtContent>
          <w:r w:rsidDel="00000000" w:rsidR="00000000" w:rsidRPr="00000000">
            <w:rPr>
              <w:rFonts w:ascii="Arial Unicode MS" w:cs="Arial Unicode MS" w:eastAsia="Arial Unicode MS" w:hAnsi="Arial Unicode MS"/>
              <w:sz w:val="44"/>
              <w:szCs w:val="44"/>
              <w:rtl w:val="0"/>
            </w:rPr>
            <w:t xml:space="preserve">龙井茶叶科学实验报告 </w:t>
          </w:r>
        </w:sdtContent>
      </w:sdt>
    </w:p>
    <w:p w:rsidR="00000000" w:rsidDel="00000000" w:rsidP="00000000" w:rsidRDefault="00000000" w:rsidRPr="00000000" w14:paraId="00000002">
      <w:pPr>
        <w:pStyle w:val="Title"/>
        <w:rPr>
          <w:sz w:val="44"/>
          <w:szCs w:val="44"/>
        </w:rPr>
      </w:pPr>
      <w:sdt>
        <w:sdtPr>
          <w:id w:val="601799280"/>
          <w:tag w:val="goog_rdk_1"/>
        </w:sdtPr>
        <w:sdtContent>
          <w:r w:rsidDel="00000000" w:rsidR="00000000" w:rsidRPr="00000000">
            <w:rPr>
              <w:rFonts w:ascii="Arial Unicode MS" w:cs="Arial Unicode MS" w:eastAsia="Arial Unicode MS" w:hAnsi="Arial Unicode MS"/>
              <w:rtl w:val="0"/>
            </w:rPr>
            <w:t xml:space="preserve">炒茶阶段不同工艺变量对茶叶口感的影响</w:t>
          </w:r>
        </w:sdtContent>
      </w:sdt>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Arimo" w:cs="Arimo" w:eastAsia="Arimo" w:hAnsi="Arimo"/>
        </w:rPr>
      </w:pPr>
      <w:sdt>
        <w:sdtPr>
          <w:id w:val="-448497537"/>
          <w:tag w:val="goog_rdk_2"/>
        </w:sdtPr>
        <w:sdtContent>
          <w:r w:rsidDel="00000000" w:rsidR="00000000" w:rsidRPr="00000000">
            <w:rPr>
              <w:rFonts w:ascii="Arial Unicode MS" w:cs="Arial Unicode MS" w:eastAsia="Arial Unicode MS" w:hAnsi="Arial Unicode MS"/>
              <w:rtl w:val="0"/>
            </w:rPr>
            <w:t xml:space="preserve">葛恩泽 (Ge, Angelo)</w:t>
          </w:r>
        </w:sdtContent>
      </w:sdt>
    </w:p>
    <w:p w:rsidR="00000000" w:rsidDel="00000000" w:rsidP="00000000" w:rsidRDefault="00000000" w:rsidRPr="00000000" w14:paraId="00000005">
      <w:pPr>
        <w:rPr/>
      </w:pPr>
      <w:sdt>
        <w:sdtPr>
          <w:id w:val="-1960101070"/>
          <w:tag w:val="goog_rdk_3"/>
        </w:sdtPr>
        <w:sdtContent>
          <w:r w:rsidDel="00000000" w:rsidR="00000000" w:rsidRPr="00000000">
            <w:rPr>
              <w:rFonts w:ascii="Arial Unicode MS" w:cs="Arial Unicode MS" w:eastAsia="Arial Unicode MS" w:hAnsi="Arial Unicode MS"/>
              <w:rtl w:val="0"/>
            </w:rPr>
            <w:t xml:space="preserve">包玉刚实验学校（高中部）</w:t>
          </w:r>
        </w:sdtContent>
      </w:sdt>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Arimo" w:cs="Arimo" w:eastAsia="Arimo" w:hAnsi="Arimo"/>
        </w:rPr>
      </w:pPr>
      <w:sdt>
        <w:sdtPr>
          <w:id w:val="563962839"/>
          <w:tag w:val="goog_rdk_4"/>
        </w:sdtPr>
        <w:sdtContent>
          <w:r w:rsidDel="00000000" w:rsidR="00000000" w:rsidRPr="00000000">
            <w:rPr>
              <w:rFonts w:ascii="Arial Unicode MS" w:cs="Arial Unicode MS" w:eastAsia="Arial Unicode MS" w:hAnsi="Arial Unicode MS"/>
              <w:rtl w:val="0"/>
            </w:rPr>
            <w:t xml:space="preserve">摘要：</w:t>
          </w:r>
        </w:sdtContent>
      </w:sdt>
    </w:p>
    <w:p w:rsidR="00000000" w:rsidDel="00000000" w:rsidP="00000000" w:rsidRDefault="00000000" w:rsidRPr="00000000" w14:paraId="00000008">
      <w:pPr>
        <w:rPr>
          <w:rFonts w:ascii="Arimo" w:cs="Arimo" w:eastAsia="Arimo" w:hAnsi="Arimo"/>
        </w:rPr>
      </w:pPr>
      <w:r w:rsidDel="00000000" w:rsidR="00000000" w:rsidRPr="00000000">
        <w:rPr>
          <w:rtl w:val="0"/>
        </w:rPr>
      </w:r>
    </w:p>
    <w:p w:rsidR="00000000" w:rsidDel="00000000" w:rsidP="00000000" w:rsidRDefault="00000000" w:rsidRPr="00000000" w14:paraId="00000009">
      <w:pPr>
        <w:rPr>
          <w:rFonts w:ascii="DengXian" w:cs="DengXian" w:eastAsia="DengXian" w:hAnsi="DengXian"/>
          <w:sz w:val="22"/>
          <w:szCs w:val="22"/>
        </w:rPr>
      </w:pPr>
      <w:r w:rsidDel="00000000" w:rsidR="00000000" w:rsidRPr="00000000">
        <w:rPr>
          <w:rFonts w:ascii="DengXian" w:cs="DengXian" w:eastAsia="DengXian" w:hAnsi="DengXian"/>
          <w:sz w:val="22"/>
          <w:szCs w:val="22"/>
          <w:rtl w:val="0"/>
        </w:rPr>
        <w:t xml:space="preserve">    本研究旨在探究炒茶阶段不同工艺变量对龙井茶成品感官品质及理化成分（茶多酚）的影响。实验选取相同批次、相同品种的茶叶，控制原料一致，在炒制过程中系统比较炒锅温度（170℃、190℃、210℃）和炒制时间（3.5 min、5.3 min、7.1 min）两个核心变量对茶叶品质的影响，</w:t>
      </w:r>
      <w:r w:rsidDel="00000000" w:rsidR="00000000" w:rsidRPr="00000000">
        <w:rPr>
          <w:rFonts w:ascii="DengXian" w:cs="DengXian" w:eastAsia="DengXian" w:hAnsi="DengXian"/>
          <w:b w:val="0"/>
          <w:bCs w:val="0"/>
          <w:color w:val="1f2329"/>
          <w:rtl w:val="0"/>
        </w:rPr>
        <w:t xml:space="preserve">其中茶叶品质定义为感官品质（叶底、香气、滋味、外形、汤色及综合评分）与理化指标（茶多酚含量）的结合</w:t>
      </w:r>
      <w:r w:rsidDel="00000000" w:rsidR="00000000" w:rsidRPr="00000000">
        <w:rPr>
          <w:rFonts w:ascii="DengXian" w:cs="DengXian" w:eastAsia="DengXian" w:hAnsi="DengXian"/>
          <w:rtl w:val="0"/>
        </w:rPr>
        <w:t xml:space="preserve">。</w:t>
      </w:r>
      <w:r w:rsidDel="00000000" w:rsidR="00000000" w:rsidRPr="00000000">
        <w:rPr>
          <w:rFonts w:ascii="DengXian" w:cs="DengXian" w:eastAsia="DengXian" w:hAnsi="DengXian"/>
          <w:sz w:val="22"/>
          <w:szCs w:val="22"/>
          <w:rtl w:val="0"/>
        </w:rPr>
        <w:t xml:space="preserve">采用双因素实验设计，通过感官评分和茶多酚检测获取数据，运用描述统计、双因素方差分析（ANOVA）以及多元线性回归进行数据分析。</w:t>
      </w:r>
    </w:p>
    <w:p w:rsidR="00000000" w:rsidDel="00000000" w:rsidP="00000000" w:rsidRDefault="00000000" w:rsidRPr="00000000" w14:paraId="0000000A">
      <w:pPr>
        <w:rPr>
          <w:rFonts w:ascii="DengXian" w:cs="DengXian" w:eastAsia="DengXian" w:hAnsi="DengXian"/>
          <w:sz w:val="22"/>
          <w:szCs w:val="22"/>
        </w:rPr>
      </w:pPr>
      <w:r w:rsidDel="00000000" w:rsidR="00000000" w:rsidRPr="00000000">
        <w:rPr>
          <w:rtl w:val="0"/>
        </w:rPr>
      </w:r>
    </w:p>
    <w:p w:rsidR="00000000" w:rsidDel="00000000" w:rsidP="00000000" w:rsidRDefault="00000000" w:rsidRPr="00000000" w14:paraId="0000000B">
      <w:pPr>
        <w:rPr>
          <w:rFonts w:ascii="DengXian" w:cs="DengXian" w:eastAsia="DengXian" w:hAnsi="DengXian"/>
        </w:rPr>
      </w:pPr>
      <w:r w:rsidDel="00000000" w:rsidR="00000000" w:rsidRPr="00000000">
        <w:rPr>
          <w:rFonts w:ascii="DengXian" w:cs="DengXian" w:eastAsia="DengXian" w:hAnsi="DengXian"/>
          <w:sz w:val="22"/>
          <w:szCs w:val="22"/>
          <w:rtl w:val="0"/>
        </w:rPr>
        <w:t xml:space="preserve">    结果表明，炒制时间对茶多酚含量具有显著影响（P = 0.0173 &lt; 0.05），是导致茶叶理化成分变动的核心因素；而感官综合得分及各分项维度在本次分析中未达到统计学显著水平，反映了感官审评的复杂性。</w:t>
      </w:r>
      <w:r w:rsidDel="00000000" w:rsidR="00000000" w:rsidRPr="00000000">
        <w:rPr>
          <w:rFonts w:ascii="DengXian" w:cs="DengXian" w:eastAsia="DengXian" w:hAnsi="DengXian"/>
          <w:rtl w:val="0"/>
        </w:rPr>
        <w:t xml:space="preserve">在本实验条件下，190℃，5.3min的炒制条件下制得茶样综合评分最高。</w:t>
      </w:r>
      <w:r w:rsidDel="00000000" w:rsidR="00000000" w:rsidRPr="00000000">
        <w:rPr>
          <w:rFonts w:ascii="DengXian" w:cs="DengXian" w:eastAsia="DengXian" w:hAnsi="DengXian"/>
          <w:sz w:val="22"/>
          <w:szCs w:val="22"/>
          <w:rtl w:val="0"/>
        </w:rPr>
        <w:t xml:space="preserve">回归分析显示，时间的负向影响约为温度正向影响的 14 倍，印证了绿茶杀青 "高温短时" 的黄金法则。本研究建立了可重复的茶叶实验模型，为理解炒茶工艺的科学原理提供了量化依据，</w:t>
      </w:r>
      <w:r w:rsidDel="00000000" w:rsidR="00000000" w:rsidRPr="00000000">
        <w:rPr>
          <w:rFonts w:ascii="DengXian" w:cs="DengXian" w:eastAsia="DengXian" w:hAnsi="DengXian"/>
          <w:rtl w:val="0"/>
        </w:rPr>
        <w:t xml:space="preserve">可为家庭炒茶或小规模茶叶加工提供参考。</w:t>
      </w:r>
    </w:p>
    <w:p w:rsidR="00000000" w:rsidDel="00000000" w:rsidP="00000000" w:rsidRDefault="00000000" w:rsidRPr="00000000" w14:paraId="0000000C">
      <w:pPr>
        <w:rPr>
          <w:rFonts w:ascii="DengXian" w:cs="DengXian" w:eastAsia="DengXian" w:hAnsi="DengXian"/>
        </w:rPr>
      </w:pPr>
      <w:r w:rsidDel="00000000" w:rsidR="00000000" w:rsidRPr="00000000">
        <w:rPr>
          <w:rtl w:val="0"/>
        </w:rPr>
      </w:r>
    </w:p>
    <w:p w:rsidR="00000000" w:rsidDel="00000000" w:rsidP="00000000" w:rsidRDefault="00000000" w:rsidRPr="00000000" w14:paraId="0000000D">
      <w:pPr>
        <w:rPr>
          <w:rFonts w:ascii="DengXian" w:cs="DengXian" w:eastAsia="DengXian" w:hAnsi="DengXian"/>
        </w:rPr>
      </w:pPr>
      <w:r w:rsidDel="00000000" w:rsidR="00000000" w:rsidRPr="00000000">
        <w:rPr>
          <w:rFonts w:ascii="DengXian" w:cs="DengXian" w:eastAsia="DengXian" w:hAnsi="DengXian"/>
          <w:rtl w:val="0"/>
        </w:rPr>
        <w:t xml:space="preserve">关键字：</w:t>
      </w:r>
    </w:p>
    <w:p w:rsidR="00000000" w:rsidDel="00000000" w:rsidP="00000000" w:rsidRDefault="00000000" w:rsidRPr="00000000" w14:paraId="0000000E">
      <w:pPr>
        <w:rPr>
          <w:rFonts w:ascii="DengXian" w:cs="DengXian" w:eastAsia="DengXian" w:hAnsi="DengXian"/>
        </w:rPr>
      </w:pPr>
      <w:r w:rsidDel="00000000" w:rsidR="00000000" w:rsidRPr="00000000">
        <w:rPr>
          <w:rtl w:val="0"/>
        </w:rPr>
      </w:r>
    </w:p>
    <w:p w:rsidR="00000000" w:rsidDel="00000000" w:rsidP="00000000" w:rsidRDefault="00000000" w:rsidRPr="00000000" w14:paraId="0000000F">
      <w:pPr>
        <w:rPr>
          <w:rFonts w:ascii="DengXian" w:cs="DengXian" w:eastAsia="DengXian" w:hAnsi="DengXian"/>
        </w:rPr>
      </w:pPr>
      <w:r w:rsidDel="00000000" w:rsidR="00000000" w:rsidRPr="00000000">
        <w:rPr>
          <w:rFonts w:ascii="DengXian" w:cs="DengXian" w:eastAsia="DengXian" w:hAnsi="DengXian"/>
          <w:rtl w:val="0"/>
        </w:rPr>
        <w:t xml:space="preserve">西湖龙井，杀青炒制工艺，统计分析，ANOVA，多元线性回归</w:t>
      </w:r>
      <w:r w:rsidDel="00000000" w:rsidR="00000000" w:rsidRPr="00000000">
        <w:rPr>
          <w:rtl w:val="0"/>
        </w:rPr>
      </w:r>
    </w:p>
    <w:p w:rsidR="00000000" w:rsidDel="00000000" w:rsidP="00000000" w:rsidRDefault="00000000" w:rsidRPr="00000000" w14:paraId="00000010">
      <w:pPr>
        <w:rPr>
          <w:rFonts w:ascii="Arimo" w:cs="Arimo" w:eastAsia="Arimo" w:hAnsi="Arimo"/>
        </w:rPr>
      </w:pPr>
      <w:r w:rsidDel="00000000" w:rsidR="00000000" w:rsidRPr="00000000">
        <w:rPr>
          <w:rFonts w:ascii="Arial" w:cs="Arial" w:eastAsia="Arial" w:hAnsi="Arial"/>
        </w:rPr>
        <mc:AlternateContent>
          <mc:Choice Requires="wpg">
            <w:drawing>
              <wp:inline distB="0" distT="0" distL="114300" distR="114300">
                <wp:extent cx="5956300" cy="26670"/>
                <wp:effectExtent b="0" l="0" r="0" t="0"/>
                <wp:docPr id="3" name=""/>
                <a:graphic>
                  <a:graphicData uri="http://schemas.microsoft.com/office/word/2010/wordprocessingShape">
                    <wps:wsp>
                      <wps:cNvSpPr/>
                      <wps:cNvPr id="4" name="Shape 4"/>
                      <wps:spPr>
                        <a:xfrm>
                          <a:off x="2374200" y="3773015"/>
                          <a:ext cx="5943600"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56300" cy="26670"/>
                <wp:effectExtent b="0" l="0" r="0" t="0"/>
                <wp:docPr id="3"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5956300"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rPr>
          <w:rFonts w:ascii="Arimo" w:cs="Arimo" w:eastAsia="Arimo" w:hAnsi="Arimo"/>
        </w:rPr>
      </w:pPr>
      <w:r w:rsidDel="00000000" w:rsidR="00000000" w:rsidRPr="00000000">
        <w:rPr>
          <w:rtl w:val="0"/>
        </w:rPr>
      </w:r>
    </w:p>
    <w:p w:rsidR="00000000" w:rsidDel="00000000" w:rsidP="00000000" w:rsidRDefault="00000000" w:rsidRPr="00000000" w14:paraId="00000012">
      <w:pPr>
        <w:spacing w:line="288" w:lineRule="auto"/>
        <w:ind w:firstLine="220"/>
        <w:rPr>
          <w:rFonts w:ascii="Arial" w:cs="Arial" w:eastAsia="Arial" w:hAnsi="Arial"/>
          <w:sz w:val="22"/>
          <w:szCs w:val="22"/>
        </w:rPr>
      </w:pPr>
      <w:r w:rsidDel="00000000" w:rsidR="00000000" w:rsidRPr="00000000">
        <w:rPr>
          <w:rFonts w:ascii="Arial" w:cs="Arial" w:eastAsia="Arial" w:hAnsi="Arial"/>
          <w:sz w:val="22"/>
          <w:szCs w:val="22"/>
          <w:rtl w:val="0"/>
        </w:rPr>
        <w:t xml:space="preserve">  </w:t>
      </w:r>
      <w:bookmarkStart w:colFirst="0" w:colLast="0" w:name="bookmark=id.vnub4qrs2ods" w:id="1"/>
      <w:bookmarkEnd w:id="1"/>
      <w:sdt>
        <w:sdtPr>
          <w:id w:val="730548821"/>
          <w:tag w:val="goog_rdk_5"/>
        </w:sdtPr>
        <w:sdtContent>
          <w:r w:rsidDel="00000000" w:rsidR="00000000" w:rsidRPr="00000000">
            <w:rPr>
              <w:rFonts w:ascii="Arial Unicode MS" w:cs="Arial Unicode MS" w:eastAsia="Arial Unicode MS" w:hAnsi="Arial Unicode MS"/>
              <w:sz w:val="22"/>
              <w:szCs w:val="22"/>
              <w:rtl w:val="0"/>
            </w:rPr>
            <w:t xml:space="preserve">西湖龙井是中国十大名茶之首[5]，拥有上千年的贡茶历史，以 "色绿、香郁、味甘、形美" 四绝著称，其鲜爽甘醇的独特风味早已成为中国茶文化中一张极具代表性的名片。然而，龙井的口感并非仅由茶树品种决定，更与炒茶过程中的工艺控制息息相关。从唐代的蒸青造茶，到明清时期发展成熟的手工炒制工艺，龙井的制作技艺历经数百年沉淀，早已形成一套依赖温度、时间、手法、湿度等的精细调控体系。</w:t>
          </w:r>
        </w:sdtContent>
      </w:sdt>
    </w:p>
    <w:p w:rsidR="00000000" w:rsidDel="00000000" w:rsidP="00000000" w:rsidRDefault="00000000" w:rsidRPr="00000000" w14:paraId="00000013">
      <w:pPr>
        <w:spacing w:line="288" w:lineRule="auto"/>
        <w:ind w:firstLine="2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spacing w:line="288" w:lineRule="auto"/>
        <w:ind w:left="0" w:firstLine="0"/>
        <w:rPr>
          <w:rFonts w:ascii="Arial" w:cs="Arial" w:eastAsia="Arial" w:hAnsi="Arial"/>
          <w:sz w:val="22"/>
          <w:szCs w:val="22"/>
        </w:rPr>
      </w:pPr>
      <w:sdt>
        <w:sdtPr>
          <w:id w:val="-228829653"/>
          <w:tag w:val="goog_rdk_8"/>
        </w:sdtPr>
        <w:sdtContent>
          <w:r w:rsidDel="00000000" w:rsidR="00000000" w:rsidRPr="00000000">
            <w:rPr>
              <w:rFonts w:ascii="Arial Unicode MS" w:cs="Arial Unicode MS" w:eastAsia="Arial Unicode MS" w:hAnsi="Arial Unicode MS"/>
              <w:sz w:val="22"/>
              <w:szCs w:val="22"/>
              <w:rtl w:val="0"/>
            </w:rPr>
            <w:t xml:space="preserve">    在茶叶加工领域，已有大量研究[1,2,3,4]探讨工艺参数对茶叶品质的影响。Wang 等人的研究[1]表明，不同加工方式会显著改变茶叶的感官品质、生化成分和香气特征，尤其会影响茶汤的甘醇度、清香、花果香和青草气等表现。在茶叶加工研究中，感官审评、单因素方差分析和主成分分析常被用来比较不同处理组之间的差异。Chen 等人的研究</w:t>
          </w:r>
        </w:sdtContent>
      </w:sdt>
      <w:sdt>
        <w:sdtPr>
          <w:id w:val="677878554"/>
          <w:tag w:val="goog_rdk_6"/>
        </w:sdtPr>
        <w:sdtContent>
          <w:ins w:author="Ting C" w:id="0" w:date="2026-06-11T16:46:59Z"/>
          <w:sdt>
            <w:sdtPr>
              <w:id w:val="-1303914667"/>
              <w:tag w:val="goog_rdk_7"/>
            </w:sdtPr>
            <w:sdtContent>
              <w:commentRangeStart w:id="0"/>
            </w:sdtContent>
          </w:sdt>
          <w:ins w:author="Ting C" w:id="0" w:date="2026-06-11T16:46:59Z">
            <w:r w:rsidDel="00000000" w:rsidR="00000000" w:rsidRPr="00000000">
              <w:rPr>
                <w:rFonts w:ascii="Arial" w:cs="Arial" w:eastAsia="Arial" w:hAnsi="Arial"/>
                <w:sz w:val="22"/>
                <w:szCs w:val="22"/>
                <w:rtl w:val="0"/>
              </w:rPr>
              <w:t xml:space="preserve">[3]</w:t>
            </w:r>
          </w:ins>
        </w:sdtContent>
      </w:sdt>
      <w:commentRangeEnd w:id="0"/>
      <w:r w:rsidDel="00000000" w:rsidR="00000000" w:rsidRPr="00000000">
        <w:commentReference w:id="0"/>
      </w:r>
      <w:sdt>
        <w:sdtPr>
          <w:id w:val="-733695318"/>
          <w:tag w:val="goog_rdk_9"/>
        </w:sdtPr>
        <w:sdtContent>
          <w:r w:rsidDel="00000000" w:rsidR="00000000" w:rsidRPr="00000000">
            <w:rPr>
              <w:rFonts w:ascii="Arial Unicode MS" w:cs="Arial Unicode MS" w:eastAsia="Arial Unicode MS" w:hAnsi="Arial Unicode MS"/>
              <w:sz w:val="22"/>
              <w:szCs w:val="22"/>
              <w:rtl w:val="0"/>
            </w:rPr>
            <w:t xml:space="preserve">进一步指出，炒制温度和时间是影响绿茶茶多酚含量的关键参数，二者的交互作用决定了最终的茶叶品质。</w:t>
          </w:r>
        </w:sdtContent>
      </w:sdt>
    </w:p>
    <w:p w:rsidR="00000000" w:rsidDel="00000000" w:rsidP="00000000" w:rsidRDefault="00000000" w:rsidRPr="00000000" w14:paraId="00000015">
      <w:pPr>
        <w:spacing w:line="288"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spacing w:line="288" w:lineRule="auto"/>
        <w:ind w:left="0" w:firstLine="0"/>
        <w:rPr>
          <w:rFonts w:ascii="Arial" w:cs="Arial" w:eastAsia="Arial" w:hAnsi="Arial"/>
          <w:sz w:val="22"/>
          <w:szCs w:val="22"/>
        </w:rPr>
      </w:pPr>
      <w:sdt>
        <w:sdtPr>
          <w:id w:val="-2004094001"/>
          <w:tag w:val="goog_rdk_11"/>
        </w:sdtPr>
        <w:sdtContent>
          <w:r w:rsidDel="00000000" w:rsidR="00000000" w:rsidRPr="00000000">
            <w:rPr>
              <w:rFonts w:ascii="Arial Unicode MS" w:cs="Arial Unicode MS" w:eastAsia="Arial Unicode MS" w:hAnsi="Arial Unicode MS"/>
              <w:sz w:val="22"/>
              <w:szCs w:val="22"/>
              <w:rtl w:val="0"/>
            </w:rPr>
            <w:t xml:space="preserve">    本实验以西湖龙井为研究对象，旨在探究</w:t>
          </w:r>
        </w:sdtContent>
      </w:sdt>
      <w:sdt>
        <w:sdtPr>
          <w:id w:val="-890019767"/>
          <w:tag w:val="goog_rdk_10"/>
        </w:sdtPr>
        <w:sdtContent>
          <w:commentRangeStart w:id="1"/>
        </w:sdtContent>
      </w:sdt>
      <w:sdt>
        <w:sdtPr>
          <w:id w:val="-987826372"/>
          <w:tag w:val="goog_rdk_12"/>
        </w:sdtPr>
        <w:sdtContent>
          <w:r w:rsidDel="00000000" w:rsidR="00000000" w:rsidRPr="00000000">
            <w:rPr>
              <w:rFonts w:ascii="Arial Unicode MS" w:cs="Arial Unicode MS" w:eastAsia="Arial Unicode MS" w:hAnsi="Arial Unicode MS"/>
              <w:sz w:val="22"/>
              <w:szCs w:val="22"/>
              <w:rtl w:val="0"/>
            </w:rPr>
            <w:t xml:space="preserve">炒茶阶段</w:t>
          </w:r>
        </w:sdtContent>
      </w:sdt>
      <w:commentRangeEnd w:id="1"/>
      <w:r w:rsidDel="00000000" w:rsidR="00000000" w:rsidRPr="00000000">
        <w:commentReference w:id="1"/>
      </w:r>
      <w:sdt>
        <w:sdtPr>
          <w:id w:val="193432571"/>
          <w:tag w:val="goog_rdk_13"/>
        </w:sdtPr>
        <w:sdtContent>
          <w:r w:rsidDel="00000000" w:rsidR="00000000" w:rsidRPr="00000000">
            <w:rPr>
              <w:rFonts w:ascii="Arial Unicode MS" w:cs="Arial Unicode MS" w:eastAsia="Arial Unicode MS" w:hAnsi="Arial Unicode MS"/>
              <w:sz w:val="22"/>
              <w:szCs w:val="22"/>
              <w:rtl w:val="0"/>
            </w:rPr>
            <w:t xml:space="preserve">炒锅温度和炒制时间是否会显著影响茶叶最终品质，即感官品质和茶多酚理化指标的结合。本研究主要回答三个核心问题：</w:t>
          </w:r>
        </w:sdtContent>
      </w:sdt>
      <w:sdt>
        <w:sdtPr>
          <w:id w:val="-988605877"/>
          <w:tag w:val="goog_rdk_14"/>
        </w:sdtPr>
        <w:sdtContent>
          <w:r w:rsidDel="00000000" w:rsidR="00000000" w:rsidRPr="00000000">
            <w:rPr>
              <w:rFonts w:ascii="Arial Unicode MS" w:cs="Arial Unicode MS" w:eastAsia="Arial Unicode MS" w:hAnsi="Arial Unicode MS"/>
              <w:color w:val="1f2329"/>
              <w:sz w:val="22"/>
              <w:szCs w:val="22"/>
              <w:rtl w:val="0"/>
            </w:rPr>
            <w:t xml:space="preserve">一是炒锅温度是否会显著影响茶叶品质，二是炒制时间是否会显著影响茶叶品质。此外，本研究采用多元线性回归分析，进一步量化温度和时间对各项品质指标的影响方向与影响强度，并建立品质指标与工艺参数之间的预测模型。</w:t>
          </w:r>
        </w:sdtContent>
      </w:sdt>
      <w:sdt>
        <w:sdtPr>
          <w:id w:val="-1374006557"/>
          <w:tag w:val="goog_rdk_15"/>
        </w:sdtPr>
        <w:sdtContent>
          <w:r w:rsidDel="00000000" w:rsidR="00000000" w:rsidRPr="00000000">
            <w:rPr>
              <w:rFonts w:ascii="Arial Unicode MS" w:cs="Arial Unicode MS" w:eastAsia="Arial Unicode MS" w:hAnsi="Arial Unicode MS"/>
              <w:sz w:val="22"/>
              <w:szCs w:val="22"/>
              <w:rtl w:val="0"/>
            </w:rPr>
            <w:t xml:space="preserve">本研究希望用较简单的条件，建立一个接近真实加工过程的茶叶实验模型，分析炒茶工艺变量如何影响茶叶感官口感和理化指标。</w:t>
            <w:tab/>
          </w:r>
        </w:sdtContent>
      </w:sdt>
    </w:p>
    <w:p w:rsidR="00000000" w:rsidDel="00000000" w:rsidP="00000000" w:rsidRDefault="00000000" w:rsidRPr="00000000" w14:paraId="00000017">
      <w:pPr>
        <w:spacing w:line="288"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spacing w:line="288" w:lineRule="auto"/>
        <w:ind w:left="0" w:firstLine="0"/>
        <w:rPr>
          <w:rFonts w:ascii="Arial" w:cs="Arial" w:eastAsia="Arial" w:hAnsi="Arial"/>
          <w:sz w:val="22"/>
          <w:szCs w:val="22"/>
        </w:rPr>
      </w:pPr>
      <w:sdt>
        <w:sdtPr>
          <w:id w:val="-610562754"/>
          <w:tag w:val="goog_rdk_16"/>
        </w:sdtPr>
        <w:sdtContent>
          <w:r w:rsidDel="00000000" w:rsidR="00000000" w:rsidRPr="00000000">
            <w:rPr>
              <w:rFonts w:ascii="Arial Unicode MS" w:cs="Arial Unicode MS" w:eastAsia="Arial Unicode MS" w:hAnsi="Arial Unicode MS"/>
              <w:sz w:val="22"/>
              <w:szCs w:val="22"/>
              <w:rtl w:val="0"/>
            </w:rPr>
            <w:t xml:space="preserve">    基于茶叶加工理论及实际炒制经验，推测炒锅温度和炒制时间均会显著影响茶叶品质，其中感官综合评分可能随着温度和时间的增加呈现先升后降的变化趋势，并存在一个最优工艺区间。同时，随着受热时间增加，茶多酚等热敏性成分可能发生降解，从而导致其含量下降。此外，温度与时间可能存在协同作用，共同影响茶叶最终品质。最后，本研究假设茶叶品质指标与工艺参数之间存在可量化的关系，可通过方差分析和多元线性回归模型进行分析和描述。</w:t>
          </w:r>
        </w:sdtContent>
      </w:sdt>
    </w:p>
    <w:p w:rsidR="00000000" w:rsidDel="00000000" w:rsidP="00000000" w:rsidRDefault="00000000" w:rsidRPr="00000000" w14:paraId="00000019">
      <w:pPr>
        <w:rPr>
          <w:rFonts w:ascii="Arimo" w:cs="Arimo" w:eastAsia="Arimo" w:hAnsi="Arimo"/>
        </w:rPr>
      </w:pPr>
      <w:r w:rsidDel="00000000" w:rsidR="00000000" w:rsidRPr="00000000">
        <w:rPr>
          <w:rFonts w:ascii="Arial" w:cs="Arial" w:eastAsia="Arial" w:hAnsi="Arial"/>
        </w:rPr>
        <mc:AlternateContent>
          <mc:Choice Requires="wpg">
            <w:drawing>
              <wp:inline distB="0" distT="0" distL="114300" distR="114300">
                <wp:extent cx="5956300" cy="26670"/>
                <wp:effectExtent b="0" l="0" r="0" t="0"/>
                <wp:docPr id="2" name=""/>
                <a:graphic>
                  <a:graphicData uri="http://schemas.microsoft.com/office/word/2010/wordprocessingShape">
                    <wps:wsp>
                      <wps:cNvSpPr/>
                      <wps:cNvPr id="3" name="Shape 3"/>
                      <wps:spPr>
                        <a:xfrm>
                          <a:off x="2374200" y="3773015"/>
                          <a:ext cx="5943600"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56300" cy="26670"/>
                <wp:effectExtent b="0" l="0" r="0" t="0"/>
                <wp:docPr id="2"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5956300" cy="26670"/>
                        </a:xfrm>
                        <a:prstGeom prst="rect"/>
                        <a:ln/>
                      </pic:spPr>
                    </pic:pic>
                  </a:graphicData>
                </a:graphic>
              </wp:inline>
            </w:drawing>
          </mc:Fallback>
        </mc:AlternateContent>
      </w:r>
      <w:r w:rsidDel="00000000" w:rsidR="00000000" w:rsidRPr="00000000">
        <w:rPr>
          <w:rtl w:val="0"/>
        </w:rPr>
      </w:r>
    </w:p>
    <w:bookmarkStart w:colFirst="0" w:colLast="0" w:name="bookmark=id.swiimoaiyyud" w:id="2"/>
    <w:bookmarkEnd w:id="2"/>
    <w:bookmarkStart w:colFirst="0" w:colLast="0" w:name="bookmark=id.w6r306llwfo5" w:id="3"/>
    <w:bookmarkEnd w:id="3"/>
    <w:p w:rsidR="00000000" w:rsidDel="00000000" w:rsidP="00000000" w:rsidRDefault="00000000" w:rsidRPr="00000000" w14:paraId="0000001A">
      <w:pPr>
        <w:spacing w:after="120" w:before="320" w:line="288" w:lineRule="auto"/>
        <w:rPr/>
      </w:pPr>
      <w:sdt>
        <w:sdtPr>
          <w:id w:val="1695229973"/>
          <w:tag w:val="goog_rdk_17"/>
        </w:sdtPr>
        <w:sdtContent>
          <w:r w:rsidDel="00000000" w:rsidR="00000000" w:rsidRPr="00000000">
            <w:rPr>
              <w:rFonts w:ascii="Arial Unicode MS" w:cs="Arial Unicode MS" w:eastAsia="Arial Unicode MS" w:hAnsi="Arial Unicode MS"/>
              <w:b w:val="1"/>
              <w:bCs w:val="1"/>
              <w:sz w:val="32"/>
              <w:szCs w:val="32"/>
              <w:rtl w:val="0"/>
            </w:rPr>
            <w:t xml:space="preserve">1 材料与方法</w:t>
          </w:r>
        </w:sdtContent>
      </w:sdt>
      <w:r w:rsidDel="00000000" w:rsidR="00000000" w:rsidRPr="00000000">
        <w:rPr>
          <w:rtl w:val="0"/>
        </w:rPr>
      </w:r>
    </w:p>
    <w:bookmarkStart w:colFirst="0" w:colLast="0" w:name="bookmark=id.o75jssz78sgv" w:id="4"/>
    <w:bookmarkEnd w:id="4"/>
    <w:p w:rsidR="00000000" w:rsidDel="00000000" w:rsidP="00000000" w:rsidRDefault="00000000" w:rsidRPr="00000000" w14:paraId="0000001B">
      <w:pPr>
        <w:spacing w:after="120" w:before="300" w:line="288" w:lineRule="auto"/>
        <w:rPr/>
      </w:pPr>
      <w:sdt>
        <w:sdtPr>
          <w:id w:val="801628387"/>
          <w:tag w:val="goog_rdk_18"/>
        </w:sdtPr>
        <w:sdtContent>
          <w:r w:rsidDel="00000000" w:rsidR="00000000" w:rsidRPr="00000000">
            <w:rPr>
              <w:rFonts w:ascii="Arial Unicode MS" w:cs="Arial Unicode MS" w:eastAsia="Arial Unicode MS" w:hAnsi="Arial Unicode MS"/>
              <w:b w:val="1"/>
              <w:bCs w:val="1"/>
              <w:sz w:val="30"/>
              <w:szCs w:val="30"/>
              <w:rtl w:val="0"/>
            </w:rPr>
            <w:t xml:space="preserve">1.1 实验设计</w:t>
          </w:r>
        </w:sdtContent>
      </w:sdt>
      <w:r w:rsidDel="00000000" w:rsidR="00000000" w:rsidRPr="00000000">
        <w:rPr>
          <w:rtl w:val="0"/>
        </w:rPr>
      </w:r>
    </w:p>
    <w:p w:rsidR="00000000" w:rsidDel="00000000" w:rsidP="00000000" w:rsidRDefault="00000000" w:rsidRPr="00000000" w14:paraId="0000001C">
      <w:pPr>
        <w:spacing w:after="120" w:before="300" w:line="288" w:lineRule="auto"/>
        <w:rPr>
          <w:rFonts w:ascii="DengXian" w:cs="DengXian" w:eastAsia="DengXian" w:hAnsi="DengXian"/>
          <w:sz w:val="22"/>
          <w:szCs w:val="22"/>
        </w:rPr>
      </w:pPr>
      <w:r w:rsidDel="00000000" w:rsidR="00000000" w:rsidRPr="00000000">
        <w:rPr>
          <w:rtl w:val="0"/>
        </w:rPr>
        <w:t xml:space="preserve">    </w:t>
      </w:r>
      <w:r w:rsidDel="00000000" w:rsidR="00000000" w:rsidRPr="00000000">
        <w:rPr>
          <w:rFonts w:ascii="DengXian" w:cs="DengXian" w:eastAsia="DengXian" w:hAnsi="DengXian"/>
          <w:b w:val="0"/>
          <w:bCs w:val="0"/>
          <w:i w:val="0"/>
          <w:iCs w:val="0"/>
          <w:smallCaps w:val="0"/>
          <w:strike w:val="0"/>
          <w:color w:val="000000"/>
          <w:sz w:val="22"/>
          <w:szCs w:val="22"/>
          <w:u w:val="none"/>
          <w:shd w:fill="auto" w:val="clear"/>
          <w:vertAlign w:val="baseline"/>
          <w:rtl w:val="0"/>
        </w:rPr>
        <w:t xml:space="preserve">实验所用茶鲜叶</w:t>
      </w:r>
      <w:r w:rsidDel="00000000" w:rsidR="00000000" w:rsidRPr="00000000">
        <w:rPr>
          <w:rFonts w:ascii="DengXian" w:cs="DengXian" w:eastAsia="DengXian" w:hAnsi="DengXian"/>
          <w:sz w:val="22"/>
          <w:szCs w:val="22"/>
          <w:rtl w:val="0"/>
        </w:rPr>
        <w:t xml:space="preserve">为</w:t>
      </w:r>
      <w:r w:rsidDel="00000000" w:rsidR="00000000" w:rsidRPr="00000000">
        <w:rPr>
          <w:rFonts w:ascii="DengXian" w:cs="DengXian" w:eastAsia="DengXian" w:hAnsi="DengXian"/>
          <w:b w:val="0"/>
          <w:bCs w:val="0"/>
          <w:i w:val="0"/>
          <w:iCs w:val="0"/>
          <w:smallCaps w:val="0"/>
          <w:strike w:val="0"/>
          <w:color w:val="000000"/>
          <w:sz w:val="22"/>
          <w:szCs w:val="22"/>
          <w:u w:val="none"/>
          <w:shd w:fill="auto" w:val="clear"/>
          <w:vertAlign w:val="baseline"/>
          <w:rtl w:val="0"/>
        </w:rPr>
        <w:t xml:space="preserve">群体种</w:t>
      </w:r>
      <w:r w:rsidDel="00000000" w:rsidR="00000000" w:rsidRPr="00000000">
        <w:rPr>
          <w:rFonts w:ascii="DengXian" w:cs="DengXian" w:eastAsia="DengXian" w:hAnsi="DengXian"/>
          <w:sz w:val="22"/>
          <w:szCs w:val="22"/>
          <w:rtl w:val="0"/>
        </w:rPr>
        <w:t xml:space="preserve">龙井</w:t>
      </w:r>
      <w:r w:rsidDel="00000000" w:rsidR="00000000" w:rsidRPr="00000000">
        <w:rPr>
          <w:rFonts w:ascii="DengXian" w:cs="DengXian" w:eastAsia="DengXian" w:hAnsi="DengXian"/>
          <w:b w:val="0"/>
          <w:bCs w:val="0"/>
          <w:i w:val="0"/>
          <w:iCs w:val="0"/>
          <w:smallCaps w:val="0"/>
          <w:strike w:val="0"/>
          <w:color w:val="000000"/>
          <w:sz w:val="22"/>
          <w:szCs w:val="22"/>
          <w:u w:val="none"/>
          <w:shd w:fill="auto" w:val="clear"/>
          <w:vertAlign w:val="baseline"/>
          <w:rtl w:val="0"/>
        </w:rPr>
        <w:t xml:space="preserve">品种，嫩度标准为 一芽二叶，于 2026 年 5 月 2 日采摘于浙江 </w:t>
      </w:r>
      <w:r w:rsidDel="00000000" w:rsidR="00000000" w:rsidRPr="00000000">
        <w:rPr>
          <w:rFonts w:ascii="DengXian" w:cs="DengXian" w:eastAsia="DengXian" w:hAnsi="DengXian"/>
          <w:b w:val="0"/>
          <w:bCs w:val="0"/>
          <w:i w:val="0"/>
          <w:iCs w:val="0"/>
          <w:smallCaps w:val="0"/>
          <w:strike w:val="0"/>
          <w:color w:val="000000"/>
          <w:sz w:val="22"/>
          <w:szCs w:val="22"/>
          <w:u w:val="none"/>
          <w:shd w:fill="auto" w:val="clear"/>
          <w:vertAlign w:val="baseline"/>
          <w:rtl w:val="0"/>
        </w:rPr>
        <w:t xml:space="preserve">杭州市</w:t>
      </w:r>
      <w:r w:rsidDel="00000000" w:rsidR="00000000" w:rsidRPr="00000000">
        <w:rPr>
          <w:rFonts w:ascii="DengXian" w:cs="DengXian" w:eastAsia="DengXian" w:hAnsi="DengXian"/>
          <w:sz w:val="22"/>
          <w:szCs w:val="22"/>
          <w:rtl w:val="0"/>
        </w:rPr>
        <w:t xml:space="preserve">满觉陇村四眼井自有生态茶园（西湖龙井狮峰产区一级保护区）</w:t>
      </w:r>
      <w:r w:rsidDel="00000000" w:rsidR="00000000" w:rsidRPr="00000000">
        <w:rPr>
          <w:rFonts w:ascii="DengXian" w:cs="DengXian" w:eastAsia="DengXian" w:hAnsi="DengXi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DengXian" w:cs="DengXian" w:eastAsia="DengXian" w:hAnsi="DengXian"/>
          <w:sz w:val="22"/>
          <w:szCs w:val="22"/>
          <w:rtl w:val="0"/>
        </w:rPr>
        <w:t xml:space="preserve">每组实验使用鲜叶 30 克。</w:t>
      </w:r>
    </w:p>
    <w:p w:rsidR="00000000" w:rsidDel="00000000" w:rsidP="00000000" w:rsidRDefault="00000000" w:rsidRPr="00000000" w14:paraId="0000001D">
      <w:pPr>
        <w:spacing w:after="120" w:before="300" w:line="288" w:lineRule="auto"/>
        <w:rPr>
          <w:rFonts w:ascii="DengXian" w:cs="DengXian" w:eastAsia="DengXian" w:hAnsi="DengXian"/>
          <w:sz w:val="22"/>
          <w:szCs w:val="22"/>
        </w:rPr>
      </w:pPr>
      <w:r w:rsidDel="00000000" w:rsidR="00000000" w:rsidRPr="00000000">
        <w:rPr>
          <w:rFonts w:ascii="DengXian" w:cs="DengXian" w:eastAsia="DengXian" w:hAnsi="DengXian"/>
          <w:sz w:val="22"/>
          <w:szCs w:val="22"/>
          <w:rtl w:val="0"/>
        </w:rPr>
        <w:t xml:space="preserve">    本实验采用双因素三水平完全随机设计，以炒锅温度和炒制时间为两个自变量，每个自变量包含 3 个水平，共形成 9 个处理组。</w:t>
      </w:r>
    </w:p>
    <w:p w:rsidR="00000000" w:rsidDel="00000000" w:rsidP="00000000" w:rsidRDefault="00000000" w:rsidRPr="00000000" w14:paraId="0000001E">
      <w:pPr>
        <w:spacing w:after="120" w:before="120" w:line="288" w:lineRule="auto"/>
        <w:ind w:left="0" w:firstLine="0"/>
        <w:rPr>
          <w:rFonts w:ascii="DengXian" w:cs="DengXian" w:eastAsia="DengXian" w:hAnsi="DengXian"/>
          <w:sz w:val="22"/>
          <w:szCs w:val="22"/>
        </w:rPr>
      </w:pPr>
      <w:r w:rsidDel="00000000" w:rsidR="00000000" w:rsidRPr="00000000">
        <w:rPr>
          <w:rFonts w:ascii="DengXian" w:cs="DengXian" w:eastAsia="DengXian" w:hAnsi="DengXian"/>
          <w:sz w:val="22"/>
          <w:szCs w:val="22"/>
          <w:rtl w:val="0"/>
        </w:rPr>
        <w:t xml:space="preserve">    自变量 A 为炒锅温度，设置三个水平分别为 170℃、190℃和 210℃，其中 190℃为传统标准工艺温度。自变量 B 为炒制时间，由于实验过程中机器的翻炒圈次与时间呈严格正比关系（30圈/min），二者反映了相同的炒制强度，因此将其合并为单一强度因子，后续统计分析统一采用时间作为研究变量。自变量 B 设置了 3.5 min、5.3 min和7.1 min三个水平。</w:t>
      </w:r>
    </w:p>
    <w:p w:rsidR="00000000" w:rsidDel="00000000" w:rsidP="00000000" w:rsidRDefault="00000000" w:rsidRPr="00000000" w14:paraId="0000001F">
      <w:pPr>
        <w:spacing w:after="240" w:before="240" w:line="288" w:lineRule="auto"/>
        <w:ind w:left="0" w:firstLine="0"/>
        <w:rPr>
          <w:rFonts w:ascii="Arial" w:cs="Arial" w:eastAsia="Arial" w:hAnsi="Arial"/>
          <w:sz w:val="22"/>
          <w:szCs w:val="22"/>
        </w:rPr>
      </w:pPr>
      <w:sdt>
        <w:sdtPr>
          <w:id w:val="1229583882"/>
          <w:tag w:val="goog_rdk_19"/>
        </w:sdtPr>
        <w:sdtContent>
          <w:r w:rsidDel="00000000" w:rsidR="00000000" w:rsidRPr="00000000">
            <w:rPr>
              <w:rFonts w:ascii="Arial Unicode MS" w:cs="Arial Unicode MS" w:eastAsia="Arial Unicode MS" w:hAnsi="Arial Unicode MS"/>
              <w:sz w:val="22"/>
              <w:szCs w:val="22"/>
              <w:rtl w:val="0"/>
            </w:rPr>
            <w:t xml:space="preserve">根据温度与时间的不同组合，共形成9个处理组（G1–G9），具体实验设计见表1。其中，G5组（190℃、5.3 min）为标准工艺对照组。</w:t>
          </w:r>
        </w:sdtContent>
      </w:sdt>
    </w:p>
    <w:p w:rsidR="00000000" w:rsidDel="00000000" w:rsidP="00000000" w:rsidRDefault="00000000" w:rsidRPr="00000000" w14:paraId="00000020">
      <w:pPr>
        <w:spacing w:after="240" w:before="240" w:line="288" w:lineRule="auto"/>
        <w:rPr>
          <w:rFonts w:ascii="Arial" w:cs="Arial" w:eastAsia="Arial" w:hAnsi="Arial"/>
          <w:sz w:val="22"/>
          <w:szCs w:val="22"/>
        </w:rPr>
      </w:pPr>
      <w:sdt>
        <w:sdtPr>
          <w:id w:val="753560090"/>
          <w:tag w:val="goog_rdk_20"/>
        </w:sdtPr>
        <w:sdtContent>
          <w:r w:rsidDel="00000000" w:rsidR="00000000" w:rsidRPr="00000000">
            <w:rPr>
              <w:rFonts w:ascii="Arial Unicode MS" w:cs="Arial Unicode MS" w:eastAsia="Arial Unicode MS" w:hAnsi="Arial Unicode MS"/>
              <w:sz w:val="22"/>
              <w:szCs w:val="22"/>
              <w:rtl w:val="0"/>
            </w:rPr>
            <w:t xml:space="preserve">表1: 不同温度与时间组合的实验设计</w:t>
          </w:r>
        </w:sdtContent>
      </w:sdt>
    </w:p>
    <w:tbl>
      <w:tblPr>
        <w:tblStyle w:val="Table1"/>
        <w:tblW w:w="5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590"/>
        <w:gridCol w:w="1970"/>
        <w:gridCol w:w="590"/>
        <w:tblGridChange w:id="0">
          <w:tblGrid>
            <w:gridCol w:w="2465"/>
            <w:gridCol w:w="590"/>
            <w:gridCol w:w="1970"/>
            <w:gridCol w:w="590"/>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Arial" w:cs="Arial" w:eastAsia="Arial" w:hAnsi="Arial"/>
                <w:b w:val="1"/>
                <w:bCs w:val="1"/>
                <w:sz w:val="22"/>
                <w:szCs w:val="22"/>
              </w:rPr>
            </w:pPr>
            <w:sdt>
              <w:sdtPr>
                <w:id w:val="431993154"/>
                <w:tag w:val="goog_rdk_21"/>
              </w:sdtPr>
              <w:sdtContent>
                <w:r w:rsidDel="00000000" w:rsidR="00000000" w:rsidRPr="00000000">
                  <w:rPr>
                    <w:rFonts w:ascii="Arial Unicode MS" w:cs="Arial Unicode MS" w:eastAsia="Arial Unicode MS" w:hAnsi="Arial Unicode MS"/>
                    <w:b w:val="1"/>
                    <w:bCs w:val="1"/>
                    <w:sz w:val="22"/>
                    <w:szCs w:val="22"/>
                    <w:rtl w:val="0"/>
                  </w:rPr>
                  <w:t xml:space="preserve">时间 (min) \ 温度 (℃)</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Arial" w:cs="Arial" w:eastAsia="Arial" w:hAnsi="Arial"/>
                <w:sz w:val="22"/>
                <w:szCs w:val="22"/>
              </w:rPr>
            </w:pPr>
            <w:r w:rsidDel="00000000" w:rsidR="00000000" w:rsidRPr="00000000">
              <w:rPr>
                <w:rFonts w:ascii="Arial" w:cs="Arial" w:eastAsia="Arial" w:hAnsi="Arial"/>
                <w:sz w:val="22"/>
                <w:szCs w:val="22"/>
                <w:rtl w:val="0"/>
              </w:rPr>
              <w:t xml:space="preserve">170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Arial" w:cs="Arial" w:eastAsia="Arial" w:hAnsi="Arial"/>
                <w:sz w:val="22"/>
                <w:szCs w:val="22"/>
              </w:rPr>
            </w:pPr>
            <w:r w:rsidDel="00000000" w:rsidR="00000000" w:rsidRPr="00000000">
              <w:rPr>
                <w:rFonts w:ascii="Arial" w:cs="Arial" w:eastAsia="Arial" w:hAnsi="Arial"/>
                <w:sz w:val="22"/>
                <w:szCs w:val="22"/>
                <w:rtl w:val="0"/>
              </w:rPr>
              <w:t xml:space="preserve">190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Arial" w:cs="Arial" w:eastAsia="Arial" w:hAnsi="Arial"/>
                <w:sz w:val="22"/>
                <w:szCs w:val="22"/>
              </w:rPr>
            </w:pPr>
            <w:r w:rsidDel="00000000" w:rsidR="00000000" w:rsidRPr="00000000">
              <w:rPr>
                <w:rFonts w:ascii="Arial" w:cs="Arial" w:eastAsia="Arial" w:hAnsi="Arial"/>
                <w:sz w:val="22"/>
                <w:szCs w:val="22"/>
                <w:rtl w:val="0"/>
              </w:rPr>
              <w:t xml:space="preserve">210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Arial" w:cs="Arial" w:eastAsia="Arial" w:hAnsi="Arial"/>
                <w:sz w:val="22"/>
                <w:szCs w:val="22"/>
              </w:rPr>
            </w:pPr>
            <w:r w:rsidDel="00000000" w:rsidR="00000000" w:rsidRPr="00000000">
              <w:rPr>
                <w:rFonts w:ascii="Arial" w:cs="Arial" w:eastAsia="Arial" w:hAnsi="Arial"/>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Arial" w:cs="Arial" w:eastAsia="Arial" w:hAnsi="Arial"/>
                <w:sz w:val="22"/>
                <w:szCs w:val="22"/>
              </w:rPr>
            </w:pPr>
            <w:r w:rsidDel="00000000" w:rsidR="00000000" w:rsidRPr="00000000">
              <w:rPr>
                <w:rFonts w:ascii="Arial" w:cs="Arial" w:eastAsia="Arial" w:hAnsi="Arial"/>
                <w:sz w:val="22"/>
                <w:szCs w:val="22"/>
                <w:rtl w:val="0"/>
              </w:rPr>
              <w:t xml:space="preserve">G1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Arial" w:cs="Arial" w:eastAsia="Arial" w:hAnsi="Arial"/>
                <w:sz w:val="22"/>
                <w:szCs w:val="22"/>
              </w:rPr>
            </w:pPr>
            <w:r w:rsidDel="00000000" w:rsidR="00000000" w:rsidRPr="00000000">
              <w:rPr>
                <w:rFonts w:ascii="Arial" w:cs="Arial" w:eastAsia="Arial" w:hAnsi="Arial"/>
                <w:sz w:val="22"/>
                <w:szCs w:val="22"/>
                <w:rtl w:val="0"/>
              </w:rPr>
              <w:t xml:space="preserve">G4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Arial" w:cs="Arial" w:eastAsia="Arial" w:hAnsi="Arial"/>
                <w:sz w:val="22"/>
                <w:szCs w:val="22"/>
              </w:rPr>
            </w:pPr>
            <w:r w:rsidDel="00000000" w:rsidR="00000000" w:rsidRPr="00000000">
              <w:rPr>
                <w:rFonts w:ascii="Arial" w:cs="Arial" w:eastAsia="Arial" w:hAnsi="Arial"/>
                <w:sz w:val="22"/>
                <w:szCs w:val="22"/>
                <w:rtl w:val="0"/>
              </w:rPr>
              <w:t xml:space="preserve">G7</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Arial" w:cs="Arial" w:eastAsia="Arial" w:hAnsi="Arial"/>
                <w:sz w:val="22"/>
                <w:szCs w:val="22"/>
              </w:rPr>
            </w:pPr>
            <w:r w:rsidDel="00000000" w:rsidR="00000000" w:rsidRPr="00000000">
              <w:rPr>
                <w:rFonts w:ascii="Arial" w:cs="Arial" w:eastAsia="Arial" w:hAnsi="Arial"/>
                <w:sz w:val="22"/>
                <w:szCs w:val="22"/>
                <w:rtl w:val="0"/>
              </w:rPr>
              <w:t xml:space="preserve">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Arial" w:cs="Arial" w:eastAsia="Arial" w:hAnsi="Arial"/>
                <w:sz w:val="22"/>
                <w:szCs w:val="22"/>
              </w:rPr>
            </w:pPr>
            <w:r w:rsidDel="00000000" w:rsidR="00000000" w:rsidRPr="00000000">
              <w:rPr>
                <w:rFonts w:ascii="Arial" w:cs="Arial" w:eastAsia="Arial" w:hAnsi="Arial"/>
                <w:sz w:val="22"/>
                <w:szCs w:val="22"/>
                <w:rtl w:val="0"/>
              </w:rPr>
              <w:t xml:space="preserve">G2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Arial" w:cs="Arial" w:eastAsia="Arial" w:hAnsi="Arial"/>
                <w:sz w:val="22"/>
                <w:szCs w:val="22"/>
              </w:rPr>
            </w:pPr>
            <w:sdt>
              <w:sdtPr>
                <w:id w:val="945054780"/>
                <w:tag w:val="goog_rdk_22"/>
              </w:sdtPr>
              <w:sdtContent>
                <w:r w:rsidDel="00000000" w:rsidR="00000000" w:rsidRPr="00000000">
                  <w:rPr>
                    <w:rFonts w:ascii="Arial Unicode MS" w:cs="Arial Unicode MS" w:eastAsia="Arial Unicode MS" w:hAnsi="Arial Unicode MS"/>
                    <w:sz w:val="22"/>
                    <w:szCs w:val="22"/>
                    <w:rtl w:val="0"/>
                  </w:rPr>
                  <w:t xml:space="preserve">G5（标准工艺）</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Arial" w:cs="Arial" w:eastAsia="Arial" w:hAnsi="Arial"/>
                <w:sz w:val="22"/>
                <w:szCs w:val="22"/>
              </w:rPr>
            </w:pPr>
            <w:r w:rsidDel="00000000" w:rsidR="00000000" w:rsidRPr="00000000">
              <w:rPr>
                <w:rFonts w:ascii="Arial" w:cs="Arial" w:eastAsia="Arial" w:hAnsi="Arial"/>
                <w:sz w:val="22"/>
                <w:szCs w:val="22"/>
                <w:rtl w:val="0"/>
              </w:rPr>
              <w:t xml:space="preserve">G8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Arial" w:cs="Arial" w:eastAsia="Arial" w:hAnsi="Arial"/>
                <w:sz w:val="22"/>
                <w:szCs w:val="22"/>
              </w:rPr>
            </w:pPr>
            <w:r w:rsidDel="00000000" w:rsidR="00000000" w:rsidRPr="00000000">
              <w:rPr>
                <w:rFonts w:ascii="Arial" w:cs="Arial" w:eastAsia="Arial" w:hAnsi="Arial"/>
                <w:sz w:val="22"/>
                <w:szCs w:val="22"/>
                <w:rtl w:val="0"/>
              </w:rPr>
              <w:t xml:space="preserve">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Arial" w:cs="Arial" w:eastAsia="Arial" w:hAnsi="Arial"/>
                <w:sz w:val="22"/>
                <w:szCs w:val="22"/>
              </w:rPr>
            </w:pPr>
            <w:r w:rsidDel="00000000" w:rsidR="00000000" w:rsidRPr="00000000">
              <w:rPr>
                <w:rFonts w:ascii="Arial" w:cs="Arial" w:eastAsia="Arial" w:hAnsi="Arial"/>
                <w:sz w:val="22"/>
                <w:szCs w:val="22"/>
                <w:rtl w:val="0"/>
              </w:rPr>
              <w:t xml:space="preserve">G3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Arial" w:cs="Arial" w:eastAsia="Arial" w:hAnsi="Arial"/>
                <w:sz w:val="22"/>
                <w:szCs w:val="22"/>
              </w:rPr>
            </w:pPr>
            <w:r w:rsidDel="00000000" w:rsidR="00000000" w:rsidRPr="00000000">
              <w:rPr>
                <w:rFonts w:ascii="Arial" w:cs="Arial" w:eastAsia="Arial" w:hAnsi="Arial"/>
                <w:sz w:val="22"/>
                <w:szCs w:val="22"/>
                <w:rtl w:val="0"/>
              </w:rPr>
              <w:t xml:space="preserve">G6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Arial" w:cs="Arial" w:eastAsia="Arial" w:hAnsi="Arial"/>
                <w:sz w:val="22"/>
                <w:szCs w:val="22"/>
              </w:rPr>
            </w:pPr>
            <w:r w:rsidDel="00000000" w:rsidR="00000000" w:rsidRPr="00000000">
              <w:rPr>
                <w:rFonts w:ascii="Arial" w:cs="Arial" w:eastAsia="Arial" w:hAnsi="Arial"/>
                <w:sz w:val="22"/>
                <w:szCs w:val="22"/>
                <w:rtl w:val="0"/>
              </w:rPr>
              <w:t xml:space="preserve">G9</w:t>
            </w:r>
          </w:p>
        </w:tc>
      </w:tr>
    </w:tbl>
    <w:bookmarkStart w:colFirst="0" w:colLast="0" w:name="bookmark=id.ornjffpp9gz0" w:id="5"/>
    <w:bookmarkEnd w:id="5"/>
    <w:p w:rsidR="00000000" w:rsidDel="00000000" w:rsidP="00000000" w:rsidRDefault="00000000" w:rsidRPr="00000000" w14:paraId="00000031">
      <w:pPr>
        <w:spacing w:after="120" w:before="300" w:line="288" w:lineRule="auto"/>
        <w:rPr/>
      </w:pPr>
      <w:sdt>
        <w:sdtPr>
          <w:id w:val="14132153"/>
          <w:tag w:val="goog_rdk_23"/>
        </w:sdtPr>
        <w:sdtContent>
          <w:r w:rsidDel="00000000" w:rsidR="00000000" w:rsidRPr="00000000">
            <w:rPr>
              <w:rFonts w:ascii="Arial Unicode MS" w:cs="Arial Unicode MS" w:eastAsia="Arial Unicode MS" w:hAnsi="Arial Unicode MS"/>
              <w:b w:val="1"/>
              <w:bCs w:val="1"/>
              <w:sz w:val="30"/>
              <w:szCs w:val="30"/>
              <w:rtl w:val="0"/>
            </w:rPr>
            <w:t xml:space="preserve">1.2 变量定义</w:t>
          </w:r>
        </w:sdtContent>
      </w:sdt>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sdt>
        <w:sdtPr>
          <w:id w:val="1662458005"/>
          <w:tag w:val="goog_rdk_24"/>
        </w:sdtPr>
        <w:sdtContent>
          <w:commentRangeStart w:id="2"/>
        </w:sdtContent>
      </w:sdt>
      <w:sdt>
        <w:sdtPr>
          <w:id w:val="-1543399315"/>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本研究的因变量包括</w:t>
          </w:r>
        </w:sdtContent>
      </w:sdt>
      <w:sdt>
        <w:sdtPr>
          <w:id w:val="-1549406584"/>
          <w:tag w:val="goog_rdk_26"/>
        </w:sdtPr>
        <w:sdtContent>
          <w:r w:rsidDel="00000000" w:rsidR="00000000" w:rsidRPr="00000000">
            <w:rPr>
              <w:rFonts w:ascii="Arial Unicode MS" w:cs="Arial Unicode MS" w:eastAsia="Arial Unicode MS" w:hAnsi="Arial Unicode MS"/>
              <w:sz w:val="22"/>
              <w:szCs w:val="22"/>
              <w:rtl w:val="0"/>
            </w:rPr>
            <w:t xml:space="preserve">感官品质和理化指标两大类。</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DengXian" w:cs="DengXian" w:eastAsia="DengXian" w:hAnsi="DengXian"/>
          <w:b w:val="0"/>
          <w:bCs w:val="0"/>
          <w:i w:val="0"/>
          <w:iCs w:val="0"/>
          <w:smallCaps w:val="0"/>
          <w:strike w:val="0"/>
          <w:color w:val="000000"/>
          <w:sz w:val="22"/>
          <w:szCs w:val="22"/>
          <w:u w:val="none"/>
          <w:shd w:fill="auto" w:val="clear"/>
          <w:vertAlign w:val="baseline"/>
          <w:rtl w:val="0"/>
        </w:rPr>
        <w:t xml:space="preserve">感官品质</w:t>
      </w:r>
      <w:r w:rsidDel="00000000" w:rsidR="00000000" w:rsidRPr="00000000">
        <w:rPr>
          <w:rFonts w:ascii="DengXian" w:cs="DengXian" w:eastAsia="DengXian" w:hAnsi="DengXian"/>
          <w:sz w:val="22"/>
          <w:szCs w:val="22"/>
          <w:rtl w:val="0"/>
        </w:rPr>
        <w:t xml:space="preserve">采用百分制评价</w:t>
      </w:r>
      <w:r w:rsidDel="00000000" w:rsidR="00000000" w:rsidRPr="00000000">
        <w:rPr>
          <w:rFonts w:ascii="DengXian" w:cs="DengXian" w:eastAsia="DengXian" w:hAnsi="DengXian"/>
          <w:b w:val="0"/>
          <w:bCs w:val="0"/>
          <w:i w:val="0"/>
          <w:iCs w:val="0"/>
          <w:smallCaps w:val="0"/>
          <w:strike w:val="0"/>
          <w:color w:val="000000"/>
          <w:sz w:val="22"/>
          <w:szCs w:val="22"/>
          <w:u w:val="none"/>
          <w:shd w:fill="auto" w:val="clear"/>
          <w:vertAlign w:val="baseline"/>
          <w:rtl w:val="0"/>
        </w:rPr>
        <w:t xml:space="preserve">，涵盖叶底、香气、滋味、外形、</w:t>
      </w:r>
      <w:r w:rsidDel="00000000" w:rsidR="00000000" w:rsidRPr="00000000">
        <w:rPr>
          <w:rFonts w:ascii="DengXian" w:cs="DengXian" w:eastAsia="DengXian" w:hAnsi="DengXian"/>
          <w:sz w:val="22"/>
          <w:szCs w:val="22"/>
          <w:rtl w:val="0"/>
        </w:rPr>
        <w:t xml:space="preserve">和</w:t>
      </w:r>
      <w:r w:rsidDel="00000000" w:rsidR="00000000" w:rsidRPr="00000000">
        <w:rPr>
          <w:rFonts w:ascii="DengXian" w:cs="DengXian" w:eastAsia="DengXian" w:hAnsi="DengXian"/>
          <w:b w:val="0"/>
          <w:bCs w:val="0"/>
          <w:i w:val="0"/>
          <w:iCs w:val="0"/>
          <w:smallCaps w:val="0"/>
          <w:strike w:val="0"/>
          <w:color w:val="000000"/>
          <w:sz w:val="22"/>
          <w:szCs w:val="22"/>
          <w:u w:val="none"/>
          <w:shd w:fill="auto" w:val="clear"/>
          <w:vertAlign w:val="baseline"/>
          <w:rtl w:val="0"/>
        </w:rPr>
        <w:t xml:space="preserve">汤色</w:t>
      </w:r>
      <w:r w:rsidDel="00000000" w:rsidR="00000000" w:rsidRPr="00000000">
        <w:rPr>
          <w:rFonts w:ascii="DengXian" w:cs="DengXian" w:eastAsia="DengXian" w:hAnsi="DengXian"/>
          <w:sz w:val="22"/>
          <w:szCs w:val="22"/>
          <w:rtl w:val="0"/>
        </w:rPr>
        <w:t xml:space="preserve">五个维度</w:t>
      </w:r>
      <w:r w:rsidDel="00000000" w:rsidR="00000000" w:rsidRPr="00000000">
        <w:rPr>
          <w:rFonts w:ascii="DengXian" w:cs="DengXian" w:eastAsia="DengXian" w:hAnsi="DengXian"/>
          <w:b w:val="0"/>
          <w:bCs w:val="0"/>
          <w:i w:val="0"/>
          <w:iCs w:val="0"/>
          <w:smallCaps w:val="0"/>
          <w:strike w:val="0"/>
          <w:color w:val="000000"/>
          <w:sz w:val="22"/>
          <w:szCs w:val="22"/>
          <w:u w:val="none"/>
          <w:shd w:fill="auto" w:val="clear"/>
          <w:vertAlign w:val="baseline"/>
          <w:rtl w:val="0"/>
        </w:rPr>
        <w:t xml:space="preserve">的加权综合评分Overall Score），其中外形占 25%，汤色占 10%，香气占 25%， 滋味占 30%，叶底占 10%，</w:t>
      </w:r>
      <w:r w:rsidDel="00000000" w:rsidR="00000000" w:rsidRPr="00000000">
        <w:rPr>
          <w:rFonts w:ascii="DengXian" w:cs="DengXian" w:eastAsia="DengXian" w:hAnsi="DengXian"/>
          <w:sz w:val="22"/>
          <w:szCs w:val="22"/>
          <w:rtl w:val="0"/>
        </w:rPr>
        <w:t xml:space="preserve">满分100分</w:t>
      </w:r>
      <w:r w:rsidDel="00000000" w:rsidR="00000000" w:rsidRPr="00000000">
        <w:rPr>
          <w:rFonts w:ascii="DengXian" w:cs="DengXian" w:eastAsia="DengXian" w:hAnsi="DengXian"/>
          <w:b w:val="0"/>
          <w:bCs w:val="0"/>
          <w:i w:val="0"/>
          <w:iCs w:val="0"/>
          <w:smallCaps w:val="0"/>
          <w:strike w:val="0"/>
          <w:color w:val="000000"/>
          <w:sz w:val="22"/>
          <w:szCs w:val="22"/>
          <w:u w:val="none"/>
          <w:shd w:fill="auto" w:val="clear"/>
          <w:vertAlign w:val="baseline"/>
          <w:rtl w:val="0"/>
        </w:rPr>
        <w:t xml:space="preserve">。 </w:t>
      </w:r>
      <w:sdt>
        <w:sdtPr>
          <w:id w:val="-279855511"/>
          <w:tag w:val="goog_rdk_27"/>
        </w:sdtPr>
        <w:sdtContent>
          <w:r w:rsidDel="00000000" w:rsidR="00000000" w:rsidRPr="00000000">
            <w:rPr>
              <w:rFonts w:ascii="Arial Unicode MS" w:cs="Arial Unicode MS" w:eastAsia="Arial Unicode MS" w:hAnsi="Arial Unicode MS"/>
              <w:sz w:val="22"/>
              <w:szCs w:val="22"/>
              <w:rtl w:val="0"/>
            </w:rPr>
            <w:t xml:space="preserve">理化指标采用茶多酚相对含量（TPaverage）进行表征，用于反映不同炒制工艺条件下茶叶主要活性成分的变化情况，采用 1 至 10 分制进行评定。</w:t>
          </w:r>
        </w:sdtContent>
      </w:sdt>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1488737395"/>
          <w:tag w:val="goog_rdk_28"/>
        </w:sdtPr>
        <w:sdtContent>
          <w:r w:rsidDel="00000000" w:rsidR="00000000" w:rsidRPr="00000000">
            <w:rPr>
              <w:rFonts w:ascii="Arial Unicode MS" w:cs="Arial Unicode MS" w:eastAsia="Arial Unicode MS" w:hAnsi="Arial Unicode MS"/>
              <w:sz w:val="22"/>
              <w:szCs w:val="22"/>
              <w:rtl w:val="0"/>
            </w:rPr>
            <w:t xml:space="preserve">    实验过程中严格控制茶叶品种与采摘批次、每组鲜叶质量、炒锅材质、压力参数、环境湿度、冲泡方法以及审评人员等因素，确保各组之间除了实验变量外的其他条件的保持一致，从而提高实验结果的可靠性和可比性。</w:t>
          </w:r>
        </w:sdtContent>
      </w:sdt>
      <w:commentRangeEnd w:id="2"/>
      <w:r w:rsidDel="00000000" w:rsidR="00000000" w:rsidRPr="00000000">
        <w:commentReference w:id="2"/>
      </w:r>
      <w:r w:rsidDel="00000000" w:rsidR="00000000" w:rsidRPr="00000000">
        <w:rPr>
          <w:rtl w:val="0"/>
        </w:rPr>
      </w:r>
    </w:p>
    <w:bookmarkStart w:colFirst="0" w:colLast="0" w:name="bookmark=id.s57molcqxemg" w:id="6"/>
    <w:bookmarkEnd w:id="6"/>
    <w:p w:rsidR="00000000" w:rsidDel="00000000" w:rsidP="00000000" w:rsidRDefault="00000000" w:rsidRPr="00000000" w14:paraId="00000035">
      <w:pPr>
        <w:spacing w:after="120" w:before="300" w:line="288" w:lineRule="auto"/>
        <w:rPr/>
      </w:pPr>
      <w:sdt>
        <w:sdtPr>
          <w:id w:val="1281118915"/>
          <w:tag w:val="goog_rdk_29"/>
        </w:sdtPr>
        <w:sdtContent>
          <w:r w:rsidDel="00000000" w:rsidR="00000000" w:rsidRPr="00000000">
            <w:rPr>
              <w:rFonts w:ascii="Arial Unicode MS" w:cs="Arial Unicode MS" w:eastAsia="Arial Unicode MS" w:hAnsi="Arial Unicode MS"/>
              <w:b w:val="1"/>
              <w:bCs w:val="1"/>
              <w:sz w:val="30"/>
              <w:szCs w:val="30"/>
              <w:rtl w:val="0"/>
            </w:rPr>
            <w:t xml:space="preserve">1.3 实验流程</w:t>
          </w:r>
        </w:sdtContent>
      </w:sdt>
      <w:r w:rsidDel="00000000" w:rsidR="00000000" w:rsidRPr="00000000">
        <w:rPr>
          <w:rtl w:val="0"/>
        </w:rPr>
      </w:r>
    </w:p>
    <w:p w:rsidR="00000000" w:rsidDel="00000000" w:rsidP="00000000" w:rsidRDefault="00000000" w:rsidRPr="00000000" w14:paraId="00000036">
      <w:pPr>
        <w:spacing w:after="120" w:before="120" w:line="288" w:lineRule="auto"/>
        <w:ind w:firstLine="220"/>
        <w:rPr/>
      </w:pPr>
      <w:sdt>
        <w:sdtPr>
          <w:id w:val="-1784303452"/>
          <w:tag w:val="goog_rdk_30"/>
        </w:sdtPr>
        <w:sdtContent>
          <w:r w:rsidDel="00000000" w:rsidR="00000000" w:rsidRPr="00000000">
            <w:rPr>
              <w:rFonts w:ascii="Arial Unicode MS" w:cs="Arial Unicode MS" w:eastAsia="Arial Unicode MS" w:hAnsi="Arial Unicode MS"/>
              <w:sz w:val="22"/>
              <w:szCs w:val="22"/>
              <w:rtl w:val="0"/>
            </w:rPr>
            <w:t xml:space="preserve">实验流程分为三个主要阶段，第一阶段为炒茶处理，每组称取 30 克茶叶，按设定温度和炒制</w:t>
          </w:r>
        </w:sdtContent>
      </w:sdt>
      <w:sdt>
        <w:sdtPr>
          <w:id w:val="2126015121"/>
          <w:tag w:val="goog_rdk_31"/>
        </w:sdtPr>
        <w:sdtContent>
          <w:r w:rsidDel="00000000" w:rsidR="00000000" w:rsidRPr="00000000">
            <w:rPr>
              <w:rFonts w:ascii="Arial Unicode MS" w:cs="Arial Unicode MS" w:eastAsia="Arial Unicode MS" w:hAnsi="Arial Unicode MS"/>
              <w:sz w:val="22"/>
              <w:szCs w:val="22"/>
              <w:rtl w:val="0"/>
            </w:rPr>
            <w:t xml:space="preserve">时间</w:t>
          </w:r>
        </w:sdtContent>
      </w:sdt>
      <w:sdt>
        <w:sdtPr>
          <w:id w:val="-550185424"/>
          <w:tag w:val="goog_rdk_32"/>
        </w:sdtPr>
        <w:sdtContent>
          <w:r w:rsidDel="00000000" w:rsidR="00000000" w:rsidRPr="00000000">
            <w:rPr>
              <w:rFonts w:ascii="Arial Unicode MS" w:cs="Arial Unicode MS" w:eastAsia="Arial Unicode MS" w:hAnsi="Arial Unicode MS"/>
              <w:sz w:val="22"/>
              <w:szCs w:val="22"/>
              <w:rtl w:val="0"/>
            </w:rPr>
            <w:t xml:space="preserve">，完成</w:t>
          </w:r>
        </w:sdtContent>
      </w:sdt>
      <w:sdt>
        <w:sdtPr>
          <w:id w:val="1266051699"/>
          <w:tag w:val="goog_rdk_33"/>
        </w:sdtPr>
        <w:sdtContent>
          <w:r w:rsidDel="00000000" w:rsidR="00000000" w:rsidRPr="00000000">
            <w:rPr>
              <w:rFonts w:ascii="Arial Unicode MS" w:cs="Arial Unicode MS" w:eastAsia="Arial Unicode MS" w:hAnsi="Arial Unicode MS"/>
              <w:sz w:val="22"/>
              <w:szCs w:val="22"/>
              <w:rtl w:val="0"/>
            </w:rPr>
            <w:t xml:space="preserve">炒制</w:t>
          </w:r>
        </w:sdtContent>
      </w:sdt>
      <w:sdt>
        <w:sdtPr>
          <w:id w:val="597403987"/>
          <w:tag w:val="goog_rdk_34"/>
        </w:sdtPr>
        <w:sdtContent>
          <w:r w:rsidDel="00000000" w:rsidR="00000000" w:rsidRPr="00000000">
            <w:rPr>
              <w:rFonts w:ascii="Arial Unicode MS" w:cs="Arial Unicode MS" w:eastAsia="Arial Unicode MS" w:hAnsi="Arial Unicode MS"/>
              <w:sz w:val="22"/>
              <w:szCs w:val="22"/>
              <w:rtl w:val="0"/>
            </w:rPr>
            <w:t xml:space="preserve">后自然冷却，</w:t>
          </w:r>
        </w:sdtContent>
      </w:sdt>
      <w:sdt>
        <w:sdtPr>
          <w:id w:val="1082918464"/>
          <w:tag w:val="goog_rdk_35"/>
        </w:sdtPr>
        <w:sdtContent>
          <w:r w:rsidDel="00000000" w:rsidR="00000000" w:rsidRPr="00000000">
            <w:rPr>
              <w:rFonts w:ascii="Arial Unicode MS" w:cs="Arial Unicode MS" w:eastAsia="Arial Unicode MS" w:hAnsi="Arial Unicode MS"/>
              <w:sz w:val="22"/>
              <w:szCs w:val="22"/>
              <w:rtl w:val="0"/>
            </w:rPr>
            <w:t xml:space="preserve">并按照实验组别进行</w:t>
          </w:r>
        </w:sdtContent>
      </w:sdt>
      <w:sdt>
        <w:sdtPr>
          <w:id w:val="1563094326"/>
          <w:tag w:val="goog_rdk_36"/>
        </w:sdtPr>
        <w:sdtContent>
          <w:r w:rsidDel="00000000" w:rsidR="00000000" w:rsidRPr="00000000">
            <w:rPr>
              <w:rFonts w:ascii="Arial Unicode MS" w:cs="Arial Unicode MS" w:eastAsia="Arial Unicode MS" w:hAnsi="Arial Unicode MS"/>
              <w:sz w:val="22"/>
              <w:szCs w:val="22"/>
              <w:rtl w:val="0"/>
            </w:rPr>
            <w:t xml:space="preserve">编号保存。第二阶段为感官评价，每组取 3 克茶样，</w:t>
          </w:r>
        </w:sdtContent>
      </w:sdt>
      <w:sdt>
        <w:sdtPr>
          <w:id w:val="1593891404"/>
          <w:tag w:val="goog_rdk_37"/>
        </w:sdtPr>
        <w:sdtContent>
          <w:r w:rsidDel="00000000" w:rsidR="00000000" w:rsidRPr="00000000">
            <w:rPr>
              <w:rFonts w:ascii="Arial Unicode MS" w:cs="Arial Unicode MS" w:eastAsia="Arial Unicode MS" w:hAnsi="Arial Unicode MS"/>
              <w:sz w:val="22"/>
              <w:szCs w:val="22"/>
              <w:rtl w:val="0"/>
            </w:rPr>
            <w:t xml:space="preserve">采用</w:t>
          </w:r>
        </w:sdtContent>
      </w:sdt>
      <w:r w:rsidDel="00000000" w:rsidR="00000000" w:rsidRPr="00000000">
        <w:rPr>
          <w:rFonts w:ascii="Arial" w:cs="Arial" w:eastAsia="Arial" w:hAnsi="Arial"/>
          <w:sz w:val="22"/>
          <w:szCs w:val="22"/>
          <w:rtl w:val="0"/>
        </w:rPr>
        <w:t xml:space="preserve">90</w:t>
      </w:r>
      <w:r w:rsidDel="00000000" w:rsidR="00000000" w:rsidRPr="00000000">
        <w:rPr>
          <w:rFonts w:ascii="Cambria Math" w:cs="Cambria Math" w:eastAsia="Cambria Math" w:hAnsi="Cambria Math"/>
          <w:sz w:val="22"/>
          <w:szCs w:val="22"/>
          <w:rtl w:val="0"/>
        </w:rPr>
        <w:t xml:space="preserve">℃</w:t>
      </w:r>
      <w:r w:rsidDel="00000000" w:rsidR="00000000" w:rsidRPr="00000000">
        <w:rPr>
          <w:rFonts w:ascii="Cambria Math" w:cs="Cambria Math" w:eastAsia="Cambria Math" w:hAnsi="Cambria Math"/>
          <w:sz w:val="22"/>
          <w:szCs w:val="22"/>
          <w:rtl w:val="0"/>
        </w:rPr>
        <w:t xml:space="preserve">热水</w:t>
      </w:r>
      <w:sdt>
        <w:sdtPr>
          <w:id w:val="873294575"/>
          <w:tag w:val="goog_rdk_38"/>
        </w:sdtPr>
        <w:sdtContent>
          <w:r w:rsidDel="00000000" w:rsidR="00000000" w:rsidRPr="00000000">
            <w:rPr>
              <w:rFonts w:ascii="Arial Unicode MS" w:cs="Arial Unicode MS" w:eastAsia="Arial Unicode MS" w:hAnsi="Arial Unicode MS"/>
              <w:sz w:val="22"/>
              <w:szCs w:val="22"/>
              <w:rtl w:val="0"/>
            </w:rPr>
            <w:t xml:space="preserve">冲泡 4 min，由于实验条件限制，</w:t>
          </w:r>
        </w:sdtContent>
      </w:sdt>
      <w:sdt>
        <w:sdtPr>
          <w:id w:val="1673784908"/>
          <w:tag w:val="goog_rdk_39"/>
        </w:sdtPr>
        <w:sdtContent>
          <w:r w:rsidDel="00000000" w:rsidR="00000000" w:rsidRPr="00000000">
            <w:rPr>
              <w:rFonts w:ascii="Arial Unicode MS" w:cs="Arial Unicode MS" w:eastAsia="Arial Unicode MS" w:hAnsi="Arial Unicode MS"/>
              <w:sz w:val="22"/>
              <w:szCs w:val="22"/>
              <w:rtl w:val="0"/>
            </w:rPr>
            <w:t xml:space="preserve">本研究仅</w:t>
          </w:r>
        </w:sdtContent>
      </w:sdt>
      <w:sdt>
        <w:sdtPr>
          <w:id w:val="1150347862"/>
          <w:tag w:val="goog_rdk_40"/>
        </w:sdtPr>
        <w:sdtContent>
          <w:r w:rsidDel="00000000" w:rsidR="00000000" w:rsidRPr="00000000">
            <w:rPr>
              <w:rFonts w:ascii="Arial Unicode MS" w:cs="Arial Unicode MS" w:eastAsia="Arial Unicode MS" w:hAnsi="Arial Unicode MS"/>
              <w:sz w:val="22"/>
              <w:szCs w:val="22"/>
              <w:rtl w:val="0"/>
            </w:rPr>
            <w:t xml:space="preserve">由1位专业评审者在不知道样品处理条件的</w:t>
          </w:r>
        </w:sdtContent>
      </w:sdt>
      <w:sdt>
        <w:sdtPr>
          <w:id w:val="-792478063"/>
          <w:tag w:val="goog_rdk_41"/>
        </w:sdtPr>
        <w:sdtContent>
          <w:r w:rsidDel="00000000" w:rsidR="00000000" w:rsidRPr="00000000">
            <w:rPr>
              <w:rFonts w:ascii="Arial Unicode MS" w:cs="Arial Unicode MS" w:eastAsia="Arial Unicode MS" w:hAnsi="Arial Unicode MS"/>
              <w:sz w:val="22"/>
              <w:szCs w:val="22"/>
              <w:rtl w:val="0"/>
            </w:rPr>
            <w:t xml:space="preserve">情况下</w:t>
          </w:r>
        </w:sdtContent>
      </w:sdt>
      <w:sdt>
        <w:sdtPr>
          <w:id w:val="1371712476"/>
          <w:tag w:val="goog_rdk_42"/>
        </w:sdtPr>
        <w:sdtContent>
          <w:r w:rsidDel="00000000" w:rsidR="00000000" w:rsidRPr="00000000">
            <w:rPr>
              <w:rFonts w:ascii="Arial Unicode MS" w:cs="Arial Unicode MS" w:eastAsia="Arial Unicode MS" w:hAnsi="Arial Unicode MS"/>
              <w:sz w:val="22"/>
              <w:szCs w:val="22"/>
              <w:rtl w:val="0"/>
            </w:rPr>
            <w:t xml:space="preserve">进行盲评，根据外形、汤色、香气、滋味和叶底五个维度进行</w:t>
          </w:r>
        </w:sdtContent>
      </w:sdt>
      <w:sdt>
        <w:sdtPr>
          <w:id w:val="1600624017"/>
          <w:tag w:val="goog_rdk_43"/>
        </w:sdtPr>
        <w:sdtContent>
          <w:r w:rsidDel="00000000" w:rsidR="00000000" w:rsidRPr="00000000">
            <w:rPr>
              <w:rFonts w:ascii="Arial Unicode MS" w:cs="Arial Unicode MS" w:eastAsia="Arial Unicode MS" w:hAnsi="Arial Unicode MS"/>
              <w:sz w:val="22"/>
              <w:szCs w:val="22"/>
              <w:rtl w:val="0"/>
            </w:rPr>
            <w:t xml:space="preserve">打</w:t>
          </w:r>
        </w:sdtContent>
      </w:sdt>
      <w:sdt>
        <w:sdtPr>
          <w:id w:val="1984715396"/>
          <w:tag w:val="goog_rdk_44"/>
        </w:sdtPr>
        <w:sdtContent>
          <w:r w:rsidDel="00000000" w:rsidR="00000000" w:rsidRPr="00000000">
            <w:rPr>
              <w:rFonts w:ascii="Arial Unicode MS" w:cs="Arial Unicode MS" w:eastAsia="Arial Unicode MS" w:hAnsi="Arial Unicode MS"/>
              <w:sz w:val="22"/>
              <w:szCs w:val="22"/>
              <w:rtl w:val="0"/>
            </w:rPr>
            <w:t xml:space="preserve">分，并计算综合感官得分。。第三阶段为茶多酚检测，采用比色法测定茶多酚相对含量（relative polyphenol content），通过</w:t>
          </w:r>
        </w:sdtContent>
      </w:sdt>
      <w:sdt>
        <w:sdtPr>
          <w:id w:val="-131968437"/>
          <w:tag w:val="goog_rdk_45"/>
        </w:sdtPr>
        <w:sdtContent>
          <w:r w:rsidDel="00000000" w:rsidR="00000000" w:rsidRPr="00000000">
            <w:rPr>
              <w:rFonts w:ascii="Arial Unicode MS" w:cs="Arial Unicode MS" w:eastAsia="Arial Unicode MS" w:hAnsi="Arial Unicode MS"/>
              <w:sz w:val="22"/>
              <w:szCs w:val="22"/>
              <w:rtl w:val="0"/>
            </w:rPr>
            <w:t xml:space="preserve">显色反应形成颜色差异，并与标准比色卡进行对照，根据颜色深浅记录茶多酚相对评分。</w:t>
          </w:r>
        </w:sdtContent>
      </w:sdt>
      <w:r w:rsidDel="00000000" w:rsidR="00000000" w:rsidRPr="00000000">
        <w:rPr>
          <w:rtl w:val="0"/>
        </w:rPr>
      </w:r>
    </w:p>
    <w:bookmarkStart w:colFirst="0" w:colLast="0" w:name="bookmark=id.w8qyn74lt4r6" w:id="7"/>
    <w:bookmarkEnd w:id="7"/>
    <w:p w:rsidR="00000000" w:rsidDel="00000000" w:rsidP="00000000" w:rsidRDefault="00000000" w:rsidRPr="00000000" w14:paraId="00000037">
      <w:pPr>
        <w:spacing w:after="120" w:before="300" w:line="288" w:lineRule="auto"/>
        <w:rPr/>
      </w:pPr>
      <w:sdt>
        <w:sdtPr>
          <w:id w:val="1658431963"/>
          <w:tag w:val="goog_rdk_46"/>
        </w:sdtPr>
        <w:sdtContent>
          <w:r w:rsidDel="00000000" w:rsidR="00000000" w:rsidRPr="00000000">
            <w:rPr>
              <w:rFonts w:ascii="Arial Unicode MS" w:cs="Arial Unicode MS" w:eastAsia="Arial Unicode MS" w:hAnsi="Arial Unicode MS"/>
              <w:b w:val="1"/>
              <w:bCs w:val="1"/>
              <w:sz w:val="30"/>
              <w:szCs w:val="30"/>
              <w:rtl w:val="0"/>
            </w:rPr>
            <w:t xml:space="preserve">1.4 数据处理</w:t>
          </w:r>
        </w:sdtContent>
      </w:sdt>
      <w:r w:rsidDel="00000000" w:rsidR="00000000" w:rsidRPr="00000000">
        <w:rPr>
          <w:rtl w:val="0"/>
        </w:rPr>
      </w:r>
    </w:p>
    <w:p w:rsidR="00000000" w:rsidDel="00000000" w:rsidP="00000000" w:rsidRDefault="00000000" w:rsidRPr="00000000" w14:paraId="00000038">
      <w:pPr>
        <w:spacing w:after="120" w:before="120" w:line="288" w:lineRule="auto"/>
        <w:ind w:firstLine="220"/>
        <w:rPr/>
      </w:pPr>
      <w:sdt>
        <w:sdtPr>
          <w:id w:val="-977016177"/>
          <w:tag w:val="goog_rdk_47"/>
        </w:sdtPr>
        <w:sdtContent>
          <w:r w:rsidDel="00000000" w:rsidR="00000000" w:rsidRPr="00000000">
            <w:rPr>
              <w:rFonts w:ascii="Arial Unicode MS" w:cs="Arial Unicode MS" w:eastAsia="Arial Unicode MS" w:hAnsi="Arial Unicode MS"/>
              <w:sz w:val="22"/>
              <w:szCs w:val="22"/>
              <w:rtl w:val="0"/>
            </w:rPr>
            <w:t xml:space="preserve">所有实验数据</w:t>
          </w:r>
        </w:sdtContent>
      </w:sdt>
      <w:sdt>
        <w:sdtPr>
          <w:id w:val="1763578184"/>
          <w:tag w:val="goog_rdk_48"/>
        </w:sdtPr>
        <w:sdtContent>
          <w:r w:rsidDel="00000000" w:rsidR="00000000" w:rsidRPr="00000000">
            <w:rPr>
              <w:rFonts w:ascii="Arial Unicode MS" w:cs="Arial Unicode MS" w:eastAsia="Arial Unicode MS" w:hAnsi="Arial Unicode MS"/>
              <w:sz w:val="22"/>
              <w:szCs w:val="22"/>
              <w:rtl w:val="0"/>
            </w:rPr>
            <w:t xml:space="preserve">首先</w:t>
          </w:r>
        </w:sdtContent>
      </w:sdt>
      <w:sdt>
        <w:sdtPr>
          <w:id w:val="800079382"/>
          <w:tag w:val="goog_rdk_49"/>
        </w:sdtPr>
        <w:sdtContent>
          <w:r w:rsidDel="00000000" w:rsidR="00000000" w:rsidRPr="00000000">
            <w:rPr>
              <w:rFonts w:ascii="Arial Unicode MS" w:cs="Arial Unicode MS" w:eastAsia="Arial Unicode MS" w:hAnsi="Arial Unicode MS"/>
              <w:sz w:val="22"/>
              <w:szCs w:val="22"/>
              <w:rtl w:val="0"/>
            </w:rPr>
            <w:t xml:space="preserve">采用描述统计进行整理</w:t>
          </w:r>
        </w:sdtContent>
      </w:sdt>
      <w:sdt>
        <w:sdtPr>
          <w:id w:val="-1474995036"/>
          <w:tag w:val="goog_rdk_50"/>
        </w:sdtPr>
        <w:sdtContent>
          <w:r w:rsidDel="00000000" w:rsidR="00000000" w:rsidRPr="00000000">
            <w:rPr>
              <w:rFonts w:ascii="Arial Unicode MS" w:cs="Arial Unicode MS" w:eastAsia="Arial Unicode MS" w:hAnsi="Arial Unicode MS"/>
              <w:sz w:val="22"/>
              <w:szCs w:val="22"/>
              <w:rtl w:val="0"/>
            </w:rPr>
            <w:t xml:space="preserve">和汇总</w:t>
          </w:r>
        </w:sdtContent>
      </w:sdt>
      <w:sdt>
        <w:sdtPr>
          <w:id w:val="-109637675"/>
          <w:tag w:val="goog_rdk_51"/>
        </w:sdtPr>
        <w:sdtContent>
          <w:r w:rsidDel="00000000" w:rsidR="00000000" w:rsidRPr="00000000">
            <w:rPr>
              <w:rFonts w:ascii="Arial Unicode MS" w:cs="Arial Unicode MS" w:eastAsia="Arial Unicode MS" w:hAnsi="Arial Unicode MS"/>
              <w:sz w:val="22"/>
              <w:szCs w:val="22"/>
              <w:rtl w:val="0"/>
            </w:rPr>
            <w:t xml:space="preserve">，通过双因素方差分析检验</w:t>
          </w:r>
        </w:sdtContent>
      </w:sdt>
      <w:sdt>
        <w:sdtPr>
          <w:id w:val="1351680685"/>
          <w:tag w:val="goog_rdk_52"/>
        </w:sdtPr>
        <w:sdtContent>
          <w:r w:rsidDel="00000000" w:rsidR="00000000" w:rsidRPr="00000000">
            <w:rPr>
              <w:rFonts w:ascii="Arial Unicode MS" w:cs="Arial Unicode MS" w:eastAsia="Arial Unicode MS" w:hAnsi="Arial Unicode MS"/>
              <w:sz w:val="22"/>
              <w:szCs w:val="22"/>
              <w:rtl w:val="0"/>
            </w:rPr>
            <w:t xml:space="preserve">炒锅温度和炒制时间对茶叶品质的影响，并比较不同处理组之间的差异。接下来进一步采用采用多元线性回归分析，量化各工艺变量对品质指标的影响方向和影响强度，建立工艺参数与品质指标之间的定量关系。统计分析均在显著性水平 P &lt; 0.05 下进行。</w:t>
          </w:r>
        </w:sdtContent>
      </w:sdt>
      <w:r w:rsidDel="00000000" w:rsidR="00000000" w:rsidRPr="00000000">
        <w:rPr>
          <w:rtl w:val="0"/>
        </w:rPr>
      </w:r>
    </w:p>
    <w:bookmarkStart w:colFirst="0" w:colLast="0" w:name="bookmark=id.3cehvp7xlhkh" w:id="8"/>
    <w:bookmarkEnd w:id="8"/>
    <w:p w:rsidR="00000000" w:rsidDel="00000000" w:rsidP="00000000" w:rsidRDefault="00000000" w:rsidRPr="00000000" w14:paraId="00000039">
      <w:pPr>
        <w:spacing w:after="120" w:before="320" w:line="288" w:lineRule="auto"/>
        <w:rPr/>
      </w:pPr>
      <w:sdt>
        <w:sdtPr>
          <w:id w:val="296892217"/>
          <w:tag w:val="goog_rdk_53"/>
        </w:sdtPr>
        <w:sdtContent>
          <w:r w:rsidDel="00000000" w:rsidR="00000000" w:rsidRPr="00000000">
            <w:rPr>
              <w:rFonts w:ascii="Arial Unicode MS" w:cs="Arial Unicode MS" w:eastAsia="Arial Unicode MS" w:hAnsi="Arial Unicode MS"/>
              <w:b w:val="1"/>
              <w:bCs w:val="1"/>
              <w:sz w:val="32"/>
              <w:szCs w:val="32"/>
              <w:rtl w:val="0"/>
            </w:rPr>
            <w:t xml:space="preserve">2 结果与分析</w:t>
          </w:r>
        </w:sdtContent>
      </w:sdt>
      <w:r w:rsidDel="00000000" w:rsidR="00000000" w:rsidRPr="00000000">
        <w:rPr>
          <w:rtl w:val="0"/>
        </w:rPr>
      </w:r>
    </w:p>
    <w:bookmarkStart w:colFirst="0" w:colLast="0" w:name="bookmark=id.lwvv9pm4kg51" w:id="9"/>
    <w:bookmarkEnd w:id="9"/>
    <w:p w:rsidR="00000000" w:rsidDel="00000000" w:rsidP="00000000" w:rsidRDefault="00000000" w:rsidRPr="00000000" w14:paraId="0000003A">
      <w:pPr>
        <w:spacing w:after="120" w:before="300" w:line="288" w:lineRule="auto"/>
        <w:rPr>
          <w:rFonts w:ascii="Arimo" w:cs="Arimo" w:eastAsia="Arimo" w:hAnsi="Arimo"/>
        </w:rPr>
      </w:pPr>
      <w:sdt>
        <w:sdtPr>
          <w:id w:val="63928223"/>
          <w:tag w:val="goog_rdk_54"/>
        </w:sdtPr>
        <w:sdtContent>
          <w:r w:rsidDel="00000000" w:rsidR="00000000" w:rsidRPr="00000000">
            <w:rPr>
              <w:rFonts w:ascii="Arial Unicode MS" w:cs="Arial Unicode MS" w:eastAsia="Arial Unicode MS" w:hAnsi="Arial Unicode MS"/>
              <w:b w:val="1"/>
              <w:bCs w:val="1"/>
              <w:sz w:val="30"/>
              <w:szCs w:val="30"/>
              <w:rtl w:val="0"/>
            </w:rPr>
            <w:t xml:space="preserve">2.1 原始数据汇总</w:t>
          </w:r>
        </w:sdtContent>
      </w:sdt>
      <w:r w:rsidDel="00000000" w:rsidR="00000000" w:rsidRPr="00000000">
        <w:rPr>
          <w:rtl w:val="0"/>
        </w:rPr>
      </w:r>
    </w:p>
    <w:p w:rsidR="00000000" w:rsidDel="00000000" w:rsidP="00000000" w:rsidRDefault="00000000" w:rsidRPr="00000000" w14:paraId="0000003B">
      <w:pPr>
        <w:rPr>
          <w:rFonts w:ascii="Arimo" w:cs="Arimo" w:eastAsia="Arimo" w:hAnsi="Arimo"/>
        </w:rPr>
      </w:pPr>
      <w:sdt>
        <w:sdtPr>
          <w:id w:val="-1429446637"/>
          <w:tag w:val="goog_rdk_55"/>
        </w:sdtPr>
        <w:sdtContent>
          <w:r w:rsidDel="00000000" w:rsidR="00000000" w:rsidRPr="00000000">
            <w:rPr>
              <w:rFonts w:ascii="Arial Unicode MS" w:cs="Arial Unicode MS" w:eastAsia="Arial Unicode MS" w:hAnsi="Arial Unicode MS"/>
              <w:rtl w:val="0"/>
            </w:rPr>
            <w:t xml:space="preserve">表 2. 各处理组平均感官评分</w:t>
          </w:r>
        </w:sdtContent>
      </w:sdt>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6"/>
        <w:gridCol w:w="706"/>
        <w:gridCol w:w="655"/>
        <w:gridCol w:w="1060"/>
        <w:gridCol w:w="1086"/>
        <w:gridCol w:w="1073"/>
        <w:gridCol w:w="826"/>
        <w:gridCol w:w="1386"/>
        <w:gridCol w:w="904"/>
        <w:gridCol w:w="878"/>
        <w:tblGridChange w:id="0">
          <w:tblGrid>
            <w:gridCol w:w="786"/>
            <w:gridCol w:w="706"/>
            <w:gridCol w:w="655"/>
            <w:gridCol w:w="1060"/>
            <w:gridCol w:w="1086"/>
            <w:gridCol w:w="1073"/>
            <w:gridCol w:w="826"/>
            <w:gridCol w:w="1386"/>
            <w:gridCol w:w="904"/>
            <w:gridCol w:w="878"/>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C">
            <w:pPr>
              <w:rPr>
                <w:rFonts w:ascii="Arimo" w:cs="Arimo" w:eastAsia="Arimo" w:hAnsi="Arimo"/>
                <w:sz w:val="18"/>
                <w:szCs w:val="18"/>
              </w:rPr>
            </w:pPr>
            <w:sdt>
              <w:sdtPr>
                <w:id w:val="-1879445970"/>
                <w:tag w:val="goog_rdk_56"/>
              </w:sdtPr>
              <w:sdtContent>
                <w:r w:rsidDel="00000000" w:rsidR="00000000" w:rsidRPr="00000000">
                  <w:rPr>
                    <w:rFonts w:ascii="Arial Unicode MS" w:cs="Arial Unicode MS" w:eastAsia="Arial Unicode MS" w:hAnsi="Arial Unicode MS"/>
                    <w:sz w:val="18"/>
                    <w:szCs w:val="18"/>
                    <w:rtl w:val="0"/>
                  </w:rPr>
                  <w:t xml:space="preserve">Category组别</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D">
            <w:pPr>
              <w:rPr>
                <w:rFonts w:ascii="Arimo" w:cs="Arimo" w:eastAsia="Arimo" w:hAnsi="Arimo"/>
                <w:sz w:val="18"/>
                <w:szCs w:val="18"/>
              </w:rPr>
            </w:pPr>
            <w:r w:rsidDel="00000000" w:rsidR="00000000" w:rsidRPr="00000000">
              <w:rPr>
                <w:rFonts w:ascii="Arimo" w:cs="Arimo" w:eastAsia="Arimo" w:hAnsi="Arimo"/>
                <w:sz w:val="18"/>
                <w:szCs w:val="18"/>
                <w:rtl w:val="0"/>
              </w:rPr>
              <w:t xml:space="preserve">Temp</w:t>
            </w:r>
          </w:p>
          <w:p w:rsidR="00000000" w:rsidDel="00000000" w:rsidP="00000000" w:rsidRDefault="00000000" w:rsidRPr="00000000" w14:paraId="0000003E">
            <w:pPr>
              <w:rPr>
                <w:rFonts w:ascii="Arimo" w:cs="Arimo" w:eastAsia="Arimo" w:hAnsi="Arimo"/>
                <w:sz w:val="18"/>
                <w:szCs w:val="18"/>
              </w:rPr>
            </w:pPr>
            <w:sdt>
              <w:sdtPr>
                <w:id w:val="-1885082574"/>
                <w:tag w:val="goog_rdk_57"/>
              </w:sdtPr>
              <w:sdtContent>
                <w:r w:rsidDel="00000000" w:rsidR="00000000" w:rsidRPr="00000000">
                  <w:rPr>
                    <w:rFonts w:ascii="Arial Unicode MS" w:cs="Arial Unicode MS" w:eastAsia="Arial Unicode MS" w:hAnsi="Arial Unicode MS"/>
                    <w:sz w:val="18"/>
                    <w:szCs w:val="18"/>
                    <w:rtl w:val="0"/>
                  </w:rPr>
                  <w:t xml:space="preserve">温度</w:t>
                </w:r>
              </w:sdtContent>
            </w:sdt>
          </w:p>
          <w:p w:rsidR="00000000" w:rsidDel="00000000" w:rsidP="00000000" w:rsidRDefault="00000000" w:rsidRPr="00000000" w14:paraId="0000003F">
            <w:pPr>
              <w:rPr>
                <w:rFonts w:ascii="Arimo" w:cs="Arimo" w:eastAsia="Arimo" w:hAnsi="Arimo"/>
                <w:sz w:val="18"/>
                <w:szCs w:val="18"/>
              </w:rPr>
            </w:pPr>
            <w:r w:rsidDel="00000000" w:rsidR="00000000" w:rsidRPr="00000000">
              <w:rPr>
                <w:rFonts w:ascii="Arimo" w:cs="Arimo" w:eastAsia="Arimo" w:hAnsi="Arimo"/>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0">
            <w:pPr>
              <w:rPr>
                <w:rFonts w:ascii="Arimo" w:cs="Arimo" w:eastAsia="Arimo" w:hAnsi="Arimo"/>
                <w:sz w:val="18"/>
                <w:szCs w:val="18"/>
              </w:rPr>
            </w:pPr>
            <w:sdt>
              <w:sdtPr>
                <w:id w:val="1261976879"/>
                <w:tag w:val="goog_rdk_58"/>
              </w:sdtPr>
              <w:sdtContent>
                <w:r w:rsidDel="00000000" w:rsidR="00000000" w:rsidRPr="00000000">
                  <w:rPr>
                    <w:rFonts w:ascii="Arial Unicode MS" w:cs="Arial Unicode MS" w:eastAsia="Arial Unicode MS" w:hAnsi="Arial Unicode MS"/>
                    <w:sz w:val="18"/>
                    <w:szCs w:val="18"/>
                    <w:rtl w:val="0"/>
                  </w:rPr>
                  <w:t xml:space="preserve">Rotations圈数</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1">
            <w:pPr>
              <w:rPr>
                <w:rFonts w:ascii="Arimo" w:cs="Arimo" w:eastAsia="Arimo" w:hAnsi="Arimo"/>
                <w:sz w:val="18"/>
                <w:szCs w:val="18"/>
              </w:rPr>
            </w:pPr>
            <w:sdt>
              <w:sdtPr>
                <w:id w:val="-1725774128"/>
                <w:tag w:val="goog_rdk_59"/>
              </w:sdtPr>
              <w:sdtContent>
                <w:r w:rsidDel="00000000" w:rsidR="00000000" w:rsidRPr="00000000">
                  <w:rPr>
                    <w:rFonts w:ascii="Arial Unicode MS" w:cs="Arial Unicode MS" w:eastAsia="Arial Unicode MS" w:hAnsi="Arial Unicode MS"/>
                    <w:sz w:val="18"/>
                    <w:szCs w:val="18"/>
                    <w:rtl w:val="0"/>
                  </w:rPr>
                  <w:t xml:space="preserve">Time时间</w:t>
                </w:r>
              </w:sdtContent>
            </w:sdt>
          </w:p>
          <w:p w:rsidR="00000000" w:rsidDel="00000000" w:rsidP="00000000" w:rsidRDefault="00000000" w:rsidRPr="00000000" w14:paraId="00000042">
            <w:pPr>
              <w:rPr>
                <w:rFonts w:ascii="Arimo" w:cs="Arimo" w:eastAsia="Arimo" w:hAnsi="Arimo"/>
                <w:sz w:val="18"/>
                <w:szCs w:val="18"/>
              </w:rPr>
            </w:pPr>
            <w:sdt>
              <w:sdtPr>
                <w:id w:val="2094127602"/>
                <w:tag w:val="goog_rdk_60"/>
              </w:sdtPr>
              <w:sdtContent>
                <w:r w:rsidDel="00000000" w:rsidR="00000000" w:rsidRPr="00000000">
                  <w:rPr>
                    <w:rFonts w:ascii="Arial Unicode MS" w:cs="Arial Unicode MS" w:eastAsia="Arial Unicode MS" w:hAnsi="Arial Unicode MS"/>
                    <w:sz w:val="18"/>
                    <w:szCs w:val="18"/>
                    <w:rtl w:val="0"/>
                  </w:rPr>
                  <w:t xml:space="preserve">(总圈数*30圈/分)</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3">
            <w:pPr>
              <w:rPr>
                <w:rFonts w:ascii="Arimo" w:cs="Arimo" w:eastAsia="Arimo" w:hAnsi="Arimo"/>
                <w:sz w:val="18"/>
                <w:szCs w:val="18"/>
              </w:rPr>
            </w:pPr>
            <w:r w:rsidDel="00000000" w:rsidR="00000000" w:rsidRPr="00000000">
              <w:rPr>
                <w:rFonts w:ascii="Arimo" w:cs="Arimo" w:eastAsia="Arimo" w:hAnsi="Arimo"/>
                <w:sz w:val="18"/>
                <w:szCs w:val="18"/>
                <w:rtl w:val="0"/>
              </w:rPr>
              <w:t xml:space="preserve">Color</w:t>
            </w:r>
          </w:p>
          <w:p w:rsidR="00000000" w:rsidDel="00000000" w:rsidP="00000000" w:rsidRDefault="00000000" w:rsidRPr="00000000" w14:paraId="00000044">
            <w:pPr>
              <w:rPr>
                <w:rFonts w:ascii="Arimo" w:cs="Arimo" w:eastAsia="Arimo" w:hAnsi="Arimo"/>
                <w:sz w:val="18"/>
                <w:szCs w:val="18"/>
              </w:rPr>
            </w:pPr>
            <w:sdt>
              <w:sdtPr>
                <w:id w:val="572343791"/>
                <w:tag w:val="goog_rdk_61"/>
              </w:sdtPr>
              <w:sdtContent>
                <w:r w:rsidDel="00000000" w:rsidR="00000000" w:rsidRPr="00000000">
                  <w:rPr>
                    <w:rFonts w:ascii="Arial Unicode MS" w:cs="Arial Unicode MS" w:eastAsia="Arial Unicode MS" w:hAnsi="Arial Unicode MS"/>
                    <w:sz w:val="18"/>
                    <w:szCs w:val="18"/>
                    <w:rtl w:val="0"/>
                  </w:rPr>
                  <w:t xml:space="preserve">叶底</w:t>
                </w:r>
              </w:sdtContent>
            </w:sdt>
          </w:p>
          <w:p w:rsidR="00000000" w:rsidDel="00000000" w:rsidP="00000000" w:rsidRDefault="00000000" w:rsidRPr="00000000" w14:paraId="00000045">
            <w:pPr>
              <w:rPr>
                <w:rFonts w:ascii="Arimo" w:cs="Arimo" w:eastAsia="Arimo" w:hAnsi="Arimo"/>
                <w:sz w:val="18"/>
                <w:szCs w:val="18"/>
              </w:rPr>
            </w:pPr>
            <w:r w:rsidDel="00000000" w:rsidR="00000000" w:rsidRPr="00000000">
              <w:rPr>
                <w:rFonts w:ascii="Arimo" w:cs="Arimo" w:eastAsia="Arimo" w:hAnsi="Arimo"/>
                <w:sz w:val="18"/>
                <w:szCs w:val="18"/>
                <w:rtl w:val="0"/>
              </w:rPr>
              <w:t xml:space="preserve">10%</w:t>
            </w:r>
          </w:p>
          <w:p w:rsidR="00000000" w:rsidDel="00000000" w:rsidP="00000000" w:rsidRDefault="00000000" w:rsidRPr="00000000" w14:paraId="00000046">
            <w:pPr>
              <w:rPr>
                <w:rFonts w:ascii="Arimo" w:cs="Arimo" w:eastAsia="Arimo" w:hAnsi="Arimo"/>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7">
            <w:pPr>
              <w:rPr>
                <w:rFonts w:ascii="Arimo" w:cs="Arimo" w:eastAsia="Arimo" w:hAnsi="Arimo"/>
                <w:sz w:val="18"/>
                <w:szCs w:val="18"/>
              </w:rPr>
            </w:pPr>
            <w:r w:rsidDel="00000000" w:rsidR="00000000" w:rsidRPr="00000000">
              <w:rPr>
                <w:rFonts w:ascii="Arimo" w:cs="Arimo" w:eastAsia="Arimo" w:hAnsi="Arimo"/>
                <w:sz w:val="18"/>
                <w:szCs w:val="18"/>
                <w:rtl w:val="0"/>
              </w:rPr>
              <w:t xml:space="preserve">Aroma</w:t>
            </w:r>
          </w:p>
          <w:p w:rsidR="00000000" w:rsidDel="00000000" w:rsidP="00000000" w:rsidRDefault="00000000" w:rsidRPr="00000000" w14:paraId="00000048">
            <w:pPr>
              <w:rPr>
                <w:rFonts w:ascii="Arimo" w:cs="Arimo" w:eastAsia="Arimo" w:hAnsi="Arimo"/>
                <w:sz w:val="18"/>
                <w:szCs w:val="18"/>
              </w:rPr>
            </w:pPr>
            <w:sdt>
              <w:sdtPr>
                <w:id w:val="1338908923"/>
                <w:tag w:val="goog_rdk_62"/>
              </w:sdtPr>
              <w:sdtContent>
                <w:r w:rsidDel="00000000" w:rsidR="00000000" w:rsidRPr="00000000">
                  <w:rPr>
                    <w:rFonts w:ascii="Arial Unicode MS" w:cs="Arial Unicode MS" w:eastAsia="Arial Unicode MS" w:hAnsi="Arial Unicode MS"/>
                    <w:sz w:val="18"/>
                    <w:szCs w:val="18"/>
                    <w:rtl w:val="0"/>
                  </w:rPr>
                  <w:t xml:space="preserve">香气</w:t>
                </w:r>
              </w:sdtContent>
            </w:sdt>
          </w:p>
          <w:p w:rsidR="00000000" w:rsidDel="00000000" w:rsidP="00000000" w:rsidRDefault="00000000" w:rsidRPr="00000000" w14:paraId="00000049">
            <w:pPr>
              <w:rPr>
                <w:rFonts w:ascii="Arimo" w:cs="Arimo" w:eastAsia="Arimo" w:hAnsi="Arimo"/>
                <w:sz w:val="18"/>
                <w:szCs w:val="18"/>
              </w:rPr>
            </w:pPr>
            <w:r w:rsidDel="00000000" w:rsidR="00000000" w:rsidRPr="00000000">
              <w:rPr>
                <w:rFonts w:ascii="Arimo" w:cs="Arimo" w:eastAsia="Arimo" w:hAnsi="Arimo"/>
                <w:sz w:val="18"/>
                <w:szCs w:val="18"/>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A">
            <w:pPr>
              <w:rPr>
                <w:rFonts w:ascii="Arimo" w:cs="Arimo" w:eastAsia="Arimo" w:hAnsi="Arimo"/>
                <w:sz w:val="18"/>
                <w:szCs w:val="18"/>
              </w:rPr>
            </w:pPr>
            <w:r w:rsidDel="00000000" w:rsidR="00000000" w:rsidRPr="00000000">
              <w:rPr>
                <w:rFonts w:ascii="Arimo" w:cs="Arimo" w:eastAsia="Arimo" w:hAnsi="Arimo"/>
                <w:sz w:val="18"/>
                <w:szCs w:val="18"/>
                <w:rtl w:val="0"/>
              </w:rPr>
              <w:t xml:space="preserve">Flavor</w:t>
            </w:r>
          </w:p>
          <w:p w:rsidR="00000000" w:rsidDel="00000000" w:rsidP="00000000" w:rsidRDefault="00000000" w:rsidRPr="00000000" w14:paraId="0000004B">
            <w:pPr>
              <w:rPr>
                <w:rFonts w:ascii="Arimo" w:cs="Arimo" w:eastAsia="Arimo" w:hAnsi="Arimo"/>
                <w:sz w:val="18"/>
                <w:szCs w:val="18"/>
              </w:rPr>
            </w:pPr>
            <w:sdt>
              <w:sdtPr>
                <w:id w:val="290940217"/>
                <w:tag w:val="goog_rdk_63"/>
              </w:sdtPr>
              <w:sdtContent>
                <w:r w:rsidDel="00000000" w:rsidR="00000000" w:rsidRPr="00000000">
                  <w:rPr>
                    <w:rFonts w:ascii="Arial Unicode MS" w:cs="Arial Unicode MS" w:eastAsia="Arial Unicode MS" w:hAnsi="Arial Unicode MS"/>
                    <w:sz w:val="18"/>
                    <w:szCs w:val="18"/>
                    <w:rtl w:val="0"/>
                  </w:rPr>
                  <w:t xml:space="preserve">滋味</w:t>
                </w:r>
              </w:sdtContent>
            </w:sdt>
          </w:p>
          <w:p w:rsidR="00000000" w:rsidDel="00000000" w:rsidP="00000000" w:rsidRDefault="00000000" w:rsidRPr="00000000" w14:paraId="0000004C">
            <w:pPr>
              <w:rPr>
                <w:rFonts w:ascii="Arimo" w:cs="Arimo" w:eastAsia="Arimo" w:hAnsi="Arimo"/>
                <w:sz w:val="18"/>
                <w:szCs w:val="18"/>
              </w:rPr>
            </w:pPr>
            <w:r w:rsidDel="00000000" w:rsidR="00000000" w:rsidRPr="00000000">
              <w:rPr>
                <w:rFonts w:ascii="Arimo" w:cs="Arimo" w:eastAsia="Arimo" w:hAnsi="Arimo"/>
                <w:sz w:val="18"/>
                <w:szCs w:val="18"/>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D">
            <w:pPr>
              <w:rPr>
                <w:rFonts w:ascii="Arimo" w:cs="Arimo" w:eastAsia="Arimo" w:hAnsi="Arimo"/>
                <w:sz w:val="18"/>
                <w:szCs w:val="18"/>
              </w:rPr>
            </w:pPr>
            <w:r w:rsidDel="00000000" w:rsidR="00000000" w:rsidRPr="00000000">
              <w:rPr>
                <w:rFonts w:ascii="Arimo" w:cs="Arimo" w:eastAsia="Arimo" w:hAnsi="Arimo"/>
                <w:sz w:val="18"/>
                <w:szCs w:val="18"/>
                <w:rtl w:val="0"/>
              </w:rPr>
              <w:t xml:space="preserve">Appearance</w:t>
            </w:r>
          </w:p>
          <w:p w:rsidR="00000000" w:rsidDel="00000000" w:rsidP="00000000" w:rsidRDefault="00000000" w:rsidRPr="00000000" w14:paraId="0000004E">
            <w:pPr>
              <w:rPr>
                <w:rFonts w:ascii="Arimo" w:cs="Arimo" w:eastAsia="Arimo" w:hAnsi="Arimo"/>
                <w:sz w:val="18"/>
                <w:szCs w:val="18"/>
              </w:rPr>
            </w:pPr>
            <w:sdt>
              <w:sdtPr>
                <w:id w:val="-755672222"/>
                <w:tag w:val="goog_rdk_64"/>
              </w:sdtPr>
              <w:sdtContent>
                <w:r w:rsidDel="00000000" w:rsidR="00000000" w:rsidRPr="00000000">
                  <w:rPr>
                    <w:rFonts w:ascii="Arial Unicode MS" w:cs="Arial Unicode MS" w:eastAsia="Arial Unicode MS" w:hAnsi="Arial Unicode MS"/>
                    <w:sz w:val="18"/>
                    <w:szCs w:val="18"/>
                    <w:rtl w:val="0"/>
                  </w:rPr>
                  <w:t xml:space="preserve">外形</w:t>
                </w:r>
              </w:sdtContent>
            </w:sdt>
          </w:p>
          <w:p w:rsidR="00000000" w:rsidDel="00000000" w:rsidP="00000000" w:rsidRDefault="00000000" w:rsidRPr="00000000" w14:paraId="0000004F">
            <w:pPr>
              <w:rPr>
                <w:rFonts w:ascii="Arimo" w:cs="Arimo" w:eastAsia="Arimo" w:hAnsi="Arimo"/>
                <w:sz w:val="18"/>
                <w:szCs w:val="18"/>
              </w:rPr>
            </w:pPr>
            <w:r w:rsidDel="00000000" w:rsidR="00000000" w:rsidRPr="00000000">
              <w:rPr>
                <w:rFonts w:ascii="Arimo" w:cs="Arimo" w:eastAsia="Arimo" w:hAnsi="Arimo"/>
                <w:sz w:val="18"/>
                <w:szCs w:val="18"/>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0">
            <w:pPr>
              <w:rPr>
                <w:rFonts w:ascii="Arimo" w:cs="Arimo" w:eastAsia="Arimo" w:hAnsi="Arimo"/>
                <w:sz w:val="18"/>
                <w:szCs w:val="18"/>
              </w:rPr>
            </w:pPr>
            <w:r w:rsidDel="00000000" w:rsidR="00000000" w:rsidRPr="00000000">
              <w:rPr>
                <w:rFonts w:ascii="Arimo" w:cs="Arimo" w:eastAsia="Arimo" w:hAnsi="Arimo"/>
                <w:sz w:val="18"/>
                <w:szCs w:val="18"/>
                <w:rtl w:val="0"/>
              </w:rPr>
              <w:t xml:space="preserve">Liquor Color</w:t>
            </w:r>
          </w:p>
          <w:p w:rsidR="00000000" w:rsidDel="00000000" w:rsidP="00000000" w:rsidRDefault="00000000" w:rsidRPr="00000000" w14:paraId="00000051">
            <w:pPr>
              <w:rPr>
                <w:rFonts w:ascii="Arimo" w:cs="Arimo" w:eastAsia="Arimo" w:hAnsi="Arimo"/>
                <w:sz w:val="18"/>
                <w:szCs w:val="18"/>
              </w:rPr>
            </w:pPr>
            <w:sdt>
              <w:sdtPr>
                <w:id w:val="-542051228"/>
                <w:tag w:val="goog_rdk_65"/>
              </w:sdtPr>
              <w:sdtContent>
                <w:r w:rsidDel="00000000" w:rsidR="00000000" w:rsidRPr="00000000">
                  <w:rPr>
                    <w:rFonts w:ascii="Arial Unicode MS" w:cs="Arial Unicode MS" w:eastAsia="Arial Unicode MS" w:hAnsi="Arial Unicode MS"/>
                    <w:sz w:val="18"/>
                    <w:szCs w:val="18"/>
                    <w:rtl w:val="0"/>
                  </w:rPr>
                  <w:t xml:space="preserve">汤色</w:t>
                </w:r>
              </w:sdtContent>
            </w:sdt>
          </w:p>
          <w:p w:rsidR="00000000" w:rsidDel="00000000" w:rsidP="00000000" w:rsidRDefault="00000000" w:rsidRPr="00000000" w14:paraId="00000052">
            <w:pPr>
              <w:rPr>
                <w:rFonts w:ascii="Arimo" w:cs="Arimo" w:eastAsia="Arimo" w:hAnsi="Arimo"/>
                <w:sz w:val="18"/>
                <w:szCs w:val="18"/>
              </w:rPr>
            </w:pPr>
            <w:r w:rsidDel="00000000" w:rsidR="00000000" w:rsidRPr="00000000">
              <w:rPr>
                <w:rFonts w:ascii="Arimo" w:cs="Arimo" w:eastAsia="Arimo" w:hAnsi="Arimo"/>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3">
            <w:pPr>
              <w:rPr>
                <w:rFonts w:ascii="Arimo" w:cs="Arimo" w:eastAsia="Arimo" w:hAnsi="Arimo"/>
                <w:sz w:val="18"/>
                <w:szCs w:val="18"/>
              </w:rPr>
            </w:pPr>
            <w:r w:rsidDel="00000000" w:rsidR="00000000" w:rsidRPr="00000000">
              <w:rPr>
                <w:rFonts w:ascii="Arimo" w:cs="Arimo" w:eastAsia="Arimo" w:hAnsi="Arimo"/>
                <w:sz w:val="18"/>
                <w:szCs w:val="18"/>
                <w:rtl w:val="0"/>
              </w:rPr>
              <w:t xml:space="preserve">Overall</w:t>
            </w:r>
          </w:p>
          <w:p w:rsidR="00000000" w:rsidDel="00000000" w:rsidP="00000000" w:rsidRDefault="00000000" w:rsidRPr="00000000" w14:paraId="00000054">
            <w:pPr>
              <w:rPr>
                <w:rFonts w:ascii="Arimo" w:cs="Arimo" w:eastAsia="Arimo" w:hAnsi="Arimo"/>
                <w:sz w:val="18"/>
                <w:szCs w:val="18"/>
              </w:rPr>
            </w:pPr>
            <w:sdt>
              <w:sdtPr>
                <w:id w:val="1647786525"/>
                <w:tag w:val="goog_rdk_66"/>
              </w:sdtPr>
              <w:sdtContent>
                <w:r w:rsidDel="00000000" w:rsidR="00000000" w:rsidRPr="00000000">
                  <w:rPr>
                    <w:rFonts w:ascii="Arial Unicode MS" w:cs="Arial Unicode MS" w:eastAsia="Arial Unicode MS" w:hAnsi="Arial Unicode MS"/>
                    <w:sz w:val="18"/>
                    <w:szCs w:val="18"/>
                    <w:rtl w:val="0"/>
                  </w:rPr>
                  <w:t xml:space="preserve">综合-总分</w:t>
                </w:r>
              </w:sdtContent>
            </w:sdt>
          </w:p>
          <w:p w:rsidR="00000000" w:rsidDel="00000000" w:rsidP="00000000" w:rsidRDefault="00000000" w:rsidRPr="00000000" w14:paraId="00000055">
            <w:pPr>
              <w:rPr>
                <w:rFonts w:ascii="Arimo" w:cs="Arimo" w:eastAsia="Arimo" w:hAnsi="Arimo"/>
                <w:sz w:val="18"/>
                <w:szCs w:val="18"/>
              </w:rPr>
            </w:pPr>
            <w:r w:rsidDel="00000000" w:rsidR="00000000" w:rsidRPr="00000000">
              <w:rPr>
                <w:rFonts w:ascii="Arimo" w:cs="Arimo" w:eastAsia="Arimo" w:hAnsi="Arimo"/>
                <w:sz w:val="18"/>
                <w:szCs w:val="18"/>
                <w:rtl w:val="0"/>
              </w:rPr>
              <w:t xml:space="preserve">100%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6">
            <w:pPr>
              <w:rPr>
                <w:rFonts w:ascii="Arimo" w:cs="Arimo" w:eastAsia="Arimo" w:hAnsi="Arimo"/>
                <w:sz w:val="18"/>
                <w:szCs w:val="18"/>
              </w:rPr>
            </w:pPr>
            <w:r w:rsidDel="00000000" w:rsidR="00000000" w:rsidRPr="00000000">
              <w:rPr>
                <w:rFonts w:ascii="Arimo" w:cs="Arimo" w:eastAsia="Arimo" w:hAnsi="Arimo"/>
                <w:sz w:val="18"/>
                <w:szCs w:val="18"/>
                <w:rtl w:val="0"/>
              </w:rPr>
              <w:t xml:space="preserve">G1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7">
            <w:pPr>
              <w:rPr>
                <w:rFonts w:ascii="Arimo" w:cs="Arimo" w:eastAsia="Arimo" w:hAnsi="Arimo"/>
                <w:sz w:val="18"/>
                <w:szCs w:val="18"/>
              </w:rPr>
            </w:pPr>
            <w:r w:rsidDel="00000000" w:rsidR="00000000" w:rsidRPr="00000000">
              <w:rPr>
                <w:rFonts w:ascii="Arimo" w:cs="Arimo" w:eastAsia="Arimo" w:hAnsi="Arimo"/>
                <w:sz w:val="18"/>
                <w:szCs w:val="18"/>
                <w:rtl w:val="0"/>
              </w:rPr>
              <w:t xml:space="preserve">170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8">
            <w:pPr>
              <w:rPr>
                <w:rFonts w:ascii="Arimo" w:cs="Arimo" w:eastAsia="Arimo" w:hAnsi="Arimo"/>
                <w:sz w:val="18"/>
                <w:szCs w:val="18"/>
              </w:rPr>
            </w:pPr>
            <w:r w:rsidDel="00000000" w:rsidR="00000000" w:rsidRPr="00000000">
              <w:rPr>
                <w:rFonts w:ascii="Arimo" w:cs="Arimo" w:eastAsia="Arimo" w:hAnsi="Arimo"/>
                <w:sz w:val="18"/>
                <w:szCs w:val="18"/>
                <w:rtl w:val="0"/>
              </w:rPr>
              <w:t xml:space="preserve">106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9">
            <w:pPr>
              <w:rPr>
                <w:rFonts w:ascii="Arimo" w:cs="Arimo" w:eastAsia="Arimo" w:hAnsi="Arimo"/>
                <w:sz w:val="18"/>
                <w:szCs w:val="18"/>
              </w:rPr>
            </w:pPr>
            <w:r w:rsidDel="00000000" w:rsidR="00000000" w:rsidRPr="00000000">
              <w:rPr>
                <w:rFonts w:ascii="Arimo" w:cs="Arimo" w:eastAsia="Arimo" w:hAnsi="Arimo"/>
                <w:sz w:val="18"/>
                <w:szCs w:val="18"/>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A">
            <w:pPr>
              <w:rPr>
                <w:rFonts w:ascii="Arimo" w:cs="Arimo" w:eastAsia="Arimo" w:hAnsi="Arimo"/>
                <w:sz w:val="18"/>
                <w:szCs w:val="18"/>
              </w:rPr>
            </w:pPr>
            <w:r w:rsidDel="00000000" w:rsidR="00000000" w:rsidRPr="00000000">
              <w:rPr>
                <w:rFonts w:ascii="Arimo" w:cs="Arimo" w:eastAsia="Arimo" w:hAnsi="Arimo"/>
                <w:sz w:val="18"/>
                <w:szCs w:val="18"/>
                <w:rtl w:val="0"/>
              </w:rPr>
              <w:t xml:space="preserve">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B">
            <w:pPr>
              <w:rPr>
                <w:rFonts w:ascii="Arimo" w:cs="Arimo" w:eastAsia="Arimo" w:hAnsi="Arimo"/>
                <w:sz w:val="18"/>
                <w:szCs w:val="18"/>
              </w:rPr>
            </w:pPr>
            <w:r w:rsidDel="00000000" w:rsidR="00000000" w:rsidRPr="00000000">
              <w:rPr>
                <w:rFonts w:ascii="Arimo" w:cs="Arimo" w:eastAsia="Arimo" w:hAnsi="Arimo"/>
                <w:sz w:val="18"/>
                <w:szCs w:val="18"/>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C">
            <w:pPr>
              <w:rPr>
                <w:rFonts w:ascii="Arimo" w:cs="Arimo" w:eastAsia="Arimo" w:hAnsi="Arimo"/>
                <w:sz w:val="18"/>
                <w:szCs w:val="18"/>
              </w:rPr>
            </w:pPr>
            <w:r w:rsidDel="00000000" w:rsidR="00000000" w:rsidRPr="00000000">
              <w:rPr>
                <w:rFonts w:ascii="Arimo" w:cs="Arimo" w:eastAsia="Arimo" w:hAnsi="Arimo"/>
                <w:sz w:val="18"/>
                <w:szCs w:val="18"/>
                <w:rtl w:val="0"/>
              </w:rPr>
              <w:t xml:space="preserve">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D">
            <w:pPr>
              <w:rPr>
                <w:rFonts w:ascii="Arimo" w:cs="Arimo" w:eastAsia="Arimo" w:hAnsi="Arimo"/>
                <w:sz w:val="18"/>
                <w:szCs w:val="18"/>
              </w:rPr>
            </w:pPr>
            <w:r w:rsidDel="00000000" w:rsidR="00000000" w:rsidRPr="00000000">
              <w:rPr>
                <w:rFonts w:ascii="Arimo" w:cs="Arimo" w:eastAsia="Arimo" w:hAnsi="Arimo"/>
                <w:sz w:val="18"/>
                <w:szCs w:val="18"/>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E">
            <w:pPr>
              <w:rPr>
                <w:rFonts w:ascii="Arimo" w:cs="Arimo" w:eastAsia="Arimo" w:hAnsi="Arimo"/>
                <w:sz w:val="18"/>
                <w:szCs w:val="18"/>
              </w:rPr>
            </w:pPr>
            <w:r w:rsidDel="00000000" w:rsidR="00000000" w:rsidRPr="00000000">
              <w:rPr>
                <w:rFonts w:ascii="Arimo" w:cs="Arimo" w:eastAsia="Arimo" w:hAnsi="Arimo"/>
                <w:sz w:val="18"/>
                <w:szCs w:val="18"/>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F">
            <w:pPr>
              <w:rPr>
                <w:rFonts w:ascii="Arimo" w:cs="Arimo" w:eastAsia="Arimo" w:hAnsi="Arimo"/>
                <w:sz w:val="18"/>
                <w:szCs w:val="18"/>
              </w:rPr>
            </w:pPr>
            <w:r w:rsidDel="00000000" w:rsidR="00000000" w:rsidRPr="00000000">
              <w:rPr>
                <w:rFonts w:ascii="Arimo" w:cs="Arimo" w:eastAsia="Arimo" w:hAnsi="Arimo"/>
                <w:sz w:val="18"/>
                <w:szCs w:val="18"/>
                <w:rtl w:val="0"/>
              </w:rPr>
              <w:t xml:space="preserve">91.7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0">
            <w:pPr>
              <w:rPr>
                <w:rFonts w:ascii="Arimo" w:cs="Arimo" w:eastAsia="Arimo" w:hAnsi="Arimo"/>
                <w:sz w:val="18"/>
                <w:szCs w:val="18"/>
              </w:rPr>
            </w:pPr>
            <w:r w:rsidDel="00000000" w:rsidR="00000000" w:rsidRPr="00000000">
              <w:rPr>
                <w:rFonts w:ascii="Arimo" w:cs="Arimo" w:eastAsia="Arimo" w:hAnsi="Arimo"/>
                <w:sz w:val="18"/>
                <w:szCs w:val="18"/>
                <w:rtl w:val="0"/>
              </w:rPr>
              <w:t xml:space="preserve">G2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1">
            <w:pPr>
              <w:rPr>
                <w:rFonts w:ascii="Arimo" w:cs="Arimo" w:eastAsia="Arimo" w:hAnsi="Arimo"/>
                <w:sz w:val="18"/>
                <w:szCs w:val="18"/>
              </w:rPr>
            </w:pPr>
            <w:r w:rsidDel="00000000" w:rsidR="00000000" w:rsidRPr="00000000">
              <w:rPr>
                <w:rFonts w:ascii="Arimo" w:cs="Arimo" w:eastAsia="Arimo" w:hAnsi="Arimo"/>
                <w:sz w:val="18"/>
                <w:szCs w:val="18"/>
                <w:rtl w:val="0"/>
              </w:rPr>
              <w:t xml:space="preserve">170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2">
            <w:pPr>
              <w:rPr>
                <w:rFonts w:ascii="Arimo" w:cs="Arimo" w:eastAsia="Arimo" w:hAnsi="Arimo"/>
                <w:sz w:val="18"/>
                <w:szCs w:val="18"/>
              </w:rPr>
            </w:pPr>
            <w:r w:rsidDel="00000000" w:rsidR="00000000" w:rsidRPr="00000000">
              <w:rPr>
                <w:rFonts w:ascii="Arimo" w:cs="Arimo" w:eastAsia="Arimo" w:hAnsi="Arimo"/>
                <w:sz w:val="18"/>
                <w:szCs w:val="18"/>
                <w:rtl w:val="0"/>
              </w:rPr>
              <w:t xml:space="preserve">160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3">
            <w:pPr>
              <w:rPr>
                <w:rFonts w:ascii="Arimo" w:cs="Arimo" w:eastAsia="Arimo" w:hAnsi="Arimo"/>
                <w:sz w:val="18"/>
                <w:szCs w:val="18"/>
              </w:rPr>
            </w:pPr>
            <w:r w:rsidDel="00000000" w:rsidR="00000000" w:rsidRPr="00000000">
              <w:rPr>
                <w:rFonts w:ascii="Arimo" w:cs="Arimo" w:eastAsia="Arimo" w:hAnsi="Arimo"/>
                <w:sz w:val="18"/>
                <w:szCs w:val="18"/>
                <w:rtl w:val="0"/>
              </w:rPr>
              <w:t xml:space="preserve">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4">
            <w:pPr>
              <w:rPr>
                <w:rFonts w:ascii="Arimo" w:cs="Arimo" w:eastAsia="Arimo" w:hAnsi="Arimo"/>
                <w:sz w:val="18"/>
                <w:szCs w:val="18"/>
              </w:rPr>
            </w:pPr>
            <w:r w:rsidDel="00000000" w:rsidR="00000000" w:rsidRPr="00000000">
              <w:rPr>
                <w:rFonts w:ascii="Arimo" w:cs="Arimo" w:eastAsia="Arimo" w:hAnsi="Arimo"/>
                <w:sz w:val="18"/>
                <w:szCs w:val="18"/>
                <w:rtl w:val="0"/>
              </w:rPr>
              <w:t xml:space="preserve">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5">
            <w:pPr>
              <w:rPr>
                <w:rFonts w:ascii="Arimo" w:cs="Arimo" w:eastAsia="Arimo" w:hAnsi="Arimo"/>
                <w:sz w:val="18"/>
                <w:szCs w:val="18"/>
              </w:rPr>
            </w:pPr>
            <w:r w:rsidDel="00000000" w:rsidR="00000000" w:rsidRPr="00000000">
              <w:rPr>
                <w:rFonts w:ascii="Arimo" w:cs="Arimo" w:eastAsia="Arimo" w:hAnsi="Arimo"/>
                <w:sz w:val="18"/>
                <w:szCs w:val="18"/>
                <w:rtl w:val="0"/>
              </w:rPr>
              <w:t xml:space="preserve">22.5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6">
            <w:pPr>
              <w:rPr>
                <w:rFonts w:ascii="Arimo" w:cs="Arimo" w:eastAsia="Arimo" w:hAnsi="Arimo"/>
                <w:sz w:val="18"/>
                <w:szCs w:val="18"/>
              </w:rPr>
            </w:pPr>
            <w:r w:rsidDel="00000000" w:rsidR="00000000" w:rsidRPr="00000000">
              <w:rPr>
                <w:rFonts w:ascii="Arimo" w:cs="Arimo" w:eastAsia="Arimo" w:hAnsi="Arimo"/>
                <w:sz w:val="18"/>
                <w:szCs w:val="18"/>
                <w:rtl w:val="0"/>
              </w:rPr>
              <w:t xml:space="preserve">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7">
            <w:pPr>
              <w:rPr>
                <w:rFonts w:ascii="Arimo" w:cs="Arimo" w:eastAsia="Arimo" w:hAnsi="Arimo"/>
                <w:sz w:val="18"/>
                <w:szCs w:val="18"/>
              </w:rPr>
            </w:pPr>
            <w:r w:rsidDel="00000000" w:rsidR="00000000" w:rsidRPr="00000000">
              <w:rPr>
                <w:rFonts w:ascii="Arimo" w:cs="Arimo" w:eastAsia="Arimo" w:hAnsi="Arimo"/>
                <w:sz w:val="18"/>
                <w:szCs w:val="18"/>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8">
            <w:pPr>
              <w:rPr>
                <w:rFonts w:ascii="Arimo" w:cs="Arimo" w:eastAsia="Arimo" w:hAnsi="Arimo"/>
                <w:sz w:val="18"/>
                <w:szCs w:val="18"/>
              </w:rPr>
            </w:pPr>
            <w:r w:rsidDel="00000000" w:rsidR="00000000" w:rsidRPr="00000000">
              <w:rPr>
                <w:rFonts w:ascii="Arimo" w:cs="Arimo" w:eastAsia="Arimo" w:hAnsi="Arimo"/>
                <w:sz w:val="18"/>
                <w:szCs w:val="18"/>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9">
            <w:pPr>
              <w:rPr>
                <w:rFonts w:ascii="Arimo" w:cs="Arimo" w:eastAsia="Arimo" w:hAnsi="Arimo"/>
                <w:sz w:val="18"/>
                <w:szCs w:val="18"/>
              </w:rPr>
            </w:pPr>
            <w:r w:rsidDel="00000000" w:rsidR="00000000" w:rsidRPr="00000000">
              <w:rPr>
                <w:rFonts w:ascii="Arimo" w:cs="Arimo" w:eastAsia="Arimo" w:hAnsi="Arimo"/>
                <w:sz w:val="18"/>
                <w:szCs w:val="18"/>
                <w:rtl w:val="0"/>
              </w:rPr>
              <w:t xml:space="preserve">87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A">
            <w:pPr>
              <w:rPr>
                <w:rFonts w:ascii="Arimo" w:cs="Arimo" w:eastAsia="Arimo" w:hAnsi="Arimo"/>
                <w:sz w:val="18"/>
                <w:szCs w:val="18"/>
              </w:rPr>
            </w:pPr>
            <w:r w:rsidDel="00000000" w:rsidR="00000000" w:rsidRPr="00000000">
              <w:rPr>
                <w:rFonts w:ascii="Arimo" w:cs="Arimo" w:eastAsia="Arimo" w:hAnsi="Arimo"/>
                <w:sz w:val="18"/>
                <w:szCs w:val="18"/>
                <w:rtl w:val="0"/>
              </w:rPr>
              <w:t xml:space="preserve">G3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B">
            <w:pPr>
              <w:rPr>
                <w:rFonts w:ascii="Arimo" w:cs="Arimo" w:eastAsia="Arimo" w:hAnsi="Arimo"/>
                <w:sz w:val="18"/>
                <w:szCs w:val="18"/>
              </w:rPr>
            </w:pPr>
            <w:r w:rsidDel="00000000" w:rsidR="00000000" w:rsidRPr="00000000">
              <w:rPr>
                <w:rFonts w:ascii="Arimo" w:cs="Arimo" w:eastAsia="Arimo" w:hAnsi="Arimo"/>
                <w:sz w:val="18"/>
                <w:szCs w:val="18"/>
                <w:rtl w:val="0"/>
              </w:rPr>
              <w:t xml:space="preserve">170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C">
            <w:pPr>
              <w:rPr>
                <w:rFonts w:ascii="Arimo" w:cs="Arimo" w:eastAsia="Arimo" w:hAnsi="Arimo"/>
                <w:sz w:val="18"/>
                <w:szCs w:val="18"/>
              </w:rPr>
            </w:pPr>
            <w:r w:rsidDel="00000000" w:rsidR="00000000" w:rsidRPr="00000000">
              <w:rPr>
                <w:rFonts w:ascii="Arimo" w:cs="Arimo" w:eastAsia="Arimo" w:hAnsi="Arimo"/>
                <w:sz w:val="18"/>
                <w:szCs w:val="18"/>
                <w:rtl w:val="0"/>
              </w:rPr>
              <w:t xml:space="preserve">213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D">
            <w:pPr>
              <w:rPr>
                <w:rFonts w:ascii="Arimo" w:cs="Arimo" w:eastAsia="Arimo" w:hAnsi="Arimo"/>
                <w:sz w:val="18"/>
                <w:szCs w:val="18"/>
              </w:rPr>
            </w:pPr>
            <w:r w:rsidDel="00000000" w:rsidR="00000000" w:rsidRPr="00000000">
              <w:rPr>
                <w:rFonts w:ascii="Arimo" w:cs="Arimo" w:eastAsia="Arimo" w:hAnsi="Arimo"/>
                <w:sz w:val="18"/>
                <w:szCs w:val="18"/>
                <w:rtl w:val="0"/>
              </w:rPr>
              <w:t xml:space="preserve">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E">
            <w:pPr>
              <w:rPr>
                <w:rFonts w:ascii="Arimo" w:cs="Arimo" w:eastAsia="Arimo" w:hAnsi="Arimo"/>
                <w:sz w:val="18"/>
                <w:szCs w:val="18"/>
              </w:rPr>
            </w:pPr>
            <w:r w:rsidDel="00000000" w:rsidR="00000000" w:rsidRPr="00000000">
              <w:rPr>
                <w:rFonts w:ascii="Arimo" w:cs="Arimo" w:eastAsia="Arimo" w:hAnsi="Arimo"/>
                <w:sz w:val="18"/>
                <w:szCs w:val="18"/>
                <w:rtl w:val="0"/>
              </w:rPr>
              <w:t xml:space="preserve">8.2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F">
            <w:pPr>
              <w:rPr>
                <w:rFonts w:ascii="Arimo" w:cs="Arimo" w:eastAsia="Arimo" w:hAnsi="Arimo"/>
                <w:sz w:val="18"/>
                <w:szCs w:val="18"/>
              </w:rPr>
            </w:pPr>
            <w:r w:rsidDel="00000000" w:rsidR="00000000" w:rsidRPr="00000000">
              <w:rPr>
                <w:rFonts w:ascii="Arimo" w:cs="Arimo" w:eastAsia="Arimo" w:hAnsi="Arimo"/>
                <w:sz w:val="18"/>
                <w:szCs w:val="18"/>
                <w:rtl w:val="0"/>
              </w:rPr>
              <w:t xml:space="preserve">22.6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0">
            <w:pPr>
              <w:rPr>
                <w:rFonts w:ascii="Arimo" w:cs="Arimo" w:eastAsia="Arimo" w:hAnsi="Arimo"/>
                <w:sz w:val="18"/>
                <w:szCs w:val="18"/>
              </w:rPr>
            </w:pPr>
            <w:r w:rsidDel="00000000" w:rsidR="00000000" w:rsidRPr="00000000">
              <w:rPr>
                <w:rFonts w:ascii="Arimo" w:cs="Arimo" w:eastAsia="Arimo" w:hAnsi="Arimo"/>
                <w:sz w:val="18"/>
                <w:szCs w:val="18"/>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1">
            <w:pPr>
              <w:rPr>
                <w:rFonts w:ascii="Arimo" w:cs="Arimo" w:eastAsia="Arimo" w:hAnsi="Arimo"/>
                <w:sz w:val="18"/>
                <w:szCs w:val="18"/>
              </w:rPr>
            </w:pPr>
            <w:r w:rsidDel="00000000" w:rsidR="00000000" w:rsidRPr="00000000">
              <w:rPr>
                <w:rFonts w:ascii="Arimo" w:cs="Arimo" w:eastAsia="Arimo" w:hAnsi="Arimo"/>
                <w:sz w:val="18"/>
                <w:szCs w:val="18"/>
                <w:rtl w:val="0"/>
              </w:rPr>
              <w:t xml:space="preserve">23.8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2">
            <w:pPr>
              <w:rPr>
                <w:rFonts w:ascii="Arimo" w:cs="Arimo" w:eastAsia="Arimo" w:hAnsi="Arimo"/>
                <w:sz w:val="18"/>
                <w:szCs w:val="18"/>
              </w:rPr>
            </w:pPr>
            <w:r w:rsidDel="00000000" w:rsidR="00000000" w:rsidRPr="00000000">
              <w:rPr>
                <w:rFonts w:ascii="Arimo" w:cs="Arimo" w:eastAsia="Arimo" w:hAnsi="Arimo"/>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3">
            <w:pPr>
              <w:rPr>
                <w:rFonts w:ascii="Arimo" w:cs="Arimo" w:eastAsia="Arimo" w:hAnsi="Arimo"/>
                <w:sz w:val="18"/>
                <w:szCs w:val="18"/>
              </w:rPr>
            </w:pPr>
            <w:r w:rsidDel="00000000" w:rsidR="00000000" w:rsidRPr="00000000">
              <w:rPr>
                <w:rFonts w:ascii="Arimo" w:cs="Arimo" w:eastAsia="Arimo" w:hAnsi="Arimo"/>
                <w:sz w:val="18"/>
                <w:szCs w:val="18"/>
                <w:rtl w:val="0"/>
              </w:rPr>
              <w:t xml:space="preserve">85.6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4">
            <w:pPr>
              <w:rPr>
                <w:rFonts w:ascii="Arimo" w:cs="Arimo" w:eastAsia="Arimo" w:hAnsi="Arimo"/>
                <w:sz w:val="18"/>
                <w:szCs w:val="18"/>
              </w:rPr>
            </w:pPr>
            <w:r w:rsidDel="00000000" w:rsidR="00000000" w:rsidRPr="00000000">
              <w:rPr>
                <w:rFonts w:ascii="Arimo" w:cs="Arimo" w:eastAsia="Arimo" w:hAnsi="Arimo"/>
                <w:sz w:val="18"/>
                <w:szCs w:val="18"/>
                <w:rtl w:val="0"/>
              </w:rPr>
              <w:t xml:space="preserve">G4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5">
            <w:pPr>
              <w:rPr>
                <w:rFonts w:ascii="Arimo" w:cs="Arimo" w:eastAsia="Arimo" w:hAnsi="Arimo"/>
                <w:sz w:val="18"/>
                <w:szCs w:val="18"/>
              </w:rPr>
            </w:pPr>
            <w:r w:rsidDel="00000000" w:rsidR="00000000" w:rsidRPr="00000000">
              <w:rPr>
                <w:rFonts w:ascii="Arimo" w:cs="Arimo" w:eastAsia="Arimo" w:hAnsi="Arimo"/>
                <w:sz w:val="18"/>
                <w:szCs w:val="18"/>
                <w:rtl w:val="0"/>
              </w:rPr>
              <w:t xml:space="preserve">190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6">
            <w:pPr>
              <w:rPr>
                <w:rFonts w:ascii="Arimo" w:cs="Arimo" w:eastAsia="Arimo" w:hAnsi="Arimo"/>
                <w:sz w:val="18"/>
                <w:szCs w:val="18"/>
              </w:rPr>
            </w:pPr>
            <w:r w:rsidDel="00000000" w:rsidR="00000000" w:rsidRPr="00000000">
              <w:rPr>
                <w:rFonts w:ascii="Arimo" w:cs="Arimo" w:eastAsia="Arimo" w:hAnsi="Arimo"/>
                <w:sz w:val="18"/>
                <w:szCs w:val="18"/>
                <w:rtl w:val="0"/>
              </w:rPr>
              <w:t xml:space="preserve">106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7">
            <w:pPr>
              <w:rPr>
                <w:rFonts w:ascii="Arimo" w:cs="Arimo" w:eastAsia="Arimo" w:hAnsi="Arimo"/>
                <w:sz w:val="18"/>
                <w:szCs w:val="18"/>
              </w:rPr>
            </w:pPr>
            <w:r w:rsidDel="00000000" w:rsidR="00000000" w:rsidRPr="00000000">
              <w:rPr>
                <w:rFonts w:ascii="Arimo" w:cs="Arimo" w:eastAsia="Arimo" w:hAnsi="Arimo"/>
                <w:sz w:val="18"/>
                <w:szCs w:val="18"/>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8">
            <w:pPr>
              <w:rPr>
                <w:rFonts w:ascii="Arimo" w:cs="Arimo" w:eastAsia="Arimo" w:hAnsi="Arimo"/>
                <w:sz w:val="18"/>
                <w:szCs w:val="18"/>
              </w:rPr>
            </w:pPr>
            <w:r w:rsidDel="00000000" w:rsidR="00000000" w:rsidRPr="00000000">
              <w:rPr>
                <w:rFonts w:ascii="Arimo" w:cs="Arimo" w:eastAsia="Arimo" w:hAnsi="Arimo"/>
                <w:sz w:val="18"/>
                <w:szCs w:val="18"/>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9">
            <w:pPr>
              <w:rPr>
                <w:rFonts w:ascii="Arimo" w:cs="Arimo" w:eastAsia="Arimo" w:hAnsi="Arimo"/>
                <w:sz w:val="18"/>
                <w:szCs w:val="18"/>
              </w:rPr>
            </w:pPr>
            <w:r w:rsidDel="00000000" w:rsidR="00000000" w:rsidRPr="00000000">
              <w:rPr>
                <w:rFonts w:ascii="Arimo" w:cs="Arimo" w:eastAsia="Arimo" w:hAnsi="Arimo"/>
                <w:sz w:val="18"/>
                <w:szCs w:val="18"/>
                <w:rtl w:val="0"/>
              </w:rPr>
              <w:t xml:space="preserve">22.7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A">
            <w:pPr>
              <w:rPr>
                <w:rFonts w:ascii="Arimo" w:cs="Arimo" w:eastAsia="Arimo" w:hAnsi="Arimo"/>
                <w:sz w:val="18"/>
                <w:szCs w:val="18"/>
              </w:rPr>
            </w:pPr>
            <w:r w:rsidDel="00000000" w:rsidR="00000000" w:rsidRPr="00000000">
              <w:rPr>
                <w:rFonts w:ascii="Arimo" w:cs="Arimo" w:eastAsia="Arimo" w:hAnsi="Arimo"/>
                <w:sz w:val="18"/>
                <w:szCs w:val="18"/>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B">
            <w:pPr>
              <w:rPr>
                <w:rFonts w:ascii="Arimo" w:cs="Arimo" w:eastAsia="Arimo" w:hAnsi="Arimo"/>
                <w:sz w:val="18"/>
                <w:szCs w:val="18"/>
              </w:rPr>
            </w:pPr>
            <w:r w:rsidDel="00000000" w:rsidR="00000000" w:rsidRPr="00000000">
              <w:rPr>
                <w:rFonts w:ascii="Arimo" w:cs="Arimo" w:eastAsia="Arimo" w:hAnsi="Arimo"/>
                <w:sz w:val="18"/>
                <w:szCs w:val="18"/>
                <w:rtl w:val="0"/>
              </w:rPr>
              <w:t xml:space="preserve">23.5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C">
            <w:pPr>
              <w:rPr>
                <w:rFonts w:ascii="Arimo" w:cs="Arimo" w:eastAsia="Arimo" w:hAnsi="Arimo"/>
                <w:sz w:val="18"/>
                <w:szCs w:val="18"/>
              </w:rPr>
            </w:pPr>
            <w:r w:rsidDel="00000000" w:rsidR="00000000" w:rsidRPr="00000000">
              <w:rPr>
                <w:rFonts w:ascii="Arimo" w:cs="Arimo" w:eastAsia="Arimo" w:hAnsi="Arimo"/>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D">
            <w:pPr>
              <w:rPr>
                <w:rFonts w:ascii="Arimo" w:cs="Arimo" w:eastAsia="Arimo" w:hAnsi="Arimo"/>
                <w:sz w:val="18"/>
                <w:szCs w:val="18"/>
              </w:rPr>
            </w:pPr>
            <w:r w:rsidDel="00000000" w:rsidR="00000000" w:rsidRPr="00000000">
              <w:rPr>
                <w:rFonts w:ascii="Arimo" w:cs="Arimo" w:eastAsia="Arimo" w:hAnsi="Arimo"/>
                <w:sz w:val="18"/>
                <w:szCs w:val="18"/>
                <w:rtl w:val="0"/>
              </w:rPr>
              <w:t xml:space="preserve">89.2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E">
            <w:pPr>
              <w:rPr>
                <w:rFonts w:ascii="Arimo" w:cs="Arimo" w:eastAsia="Arimo" w:hAnsi="Arimo"/>
                <w:sz w:val="18"/>
                <w:szCs w:val="18"/>
              </w:rPr>
            </w:pPr>
            <w:r w:rsidDel="00000000" w:rsidR="00000000" w:rsidRPr="00000000">
              <w:rPr>
                <w:rFonts w:ascii="Arimo" w:cs="Arimo" w:eastAsia="Arimo" w:hAnsi="Arimo"/>
                <w:sz w:val="18"/>
                <w:szCs w:val="18"/>
                <w:rtl w:val="0"/>
              </w:rPr>
              <w:t xml:space="preserve">G5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F">
            <w:pPr>
              <w:rPr>
                <w:rFonts w:ascii="Arimo" w:cs="Arimo" w:eastAsia="Arimo" w:hAnsi="Arimo"/>
                <w:sz w:val="18"/>
                <w:szCs w:val="18"/>
              </w:rPr>
            </w:pPr>
            <w:r w:rsidDel="00000000" w:rsidR="00000000" w:rsidRPr="00000000">
              <w:rPr>
                <w:rFonts w:ascii="Arimo" w:cs="Arimo" w:eastAsia="Arimo" w:hAnsi="Arimo"/>
                <w:sz w:val="18"/>
                <w:szCs w:val="18"/>
                <w:rtl w:val="0"/>
              </w:rPr>
              <w:t xml:space="preserve">190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0">
            <w:pPr>
              <w:rPr>
                <w:rFonts w:ascii="Arimo" w:cs="Arimo" w:eastAsia="Arimo" w:hAnsi="Arimo"/>
                <w:sz w:val="18"/>
                <w:szCs w:val="18"/>
              </w:rPr>
            </w:pPr>
            <w:r w:rsidDel="00000000" w:rsidR="00000000" w:rsidRPr="00000000">
              <w:rPr>
                <w:rFonts w:ascii="Arimo" w:cs="Arimo" w:eastAsia="Arimo" w:hAnsi="Arimo"/>
                <w:sz w:val="18"/>
                <w:szCs w:val="18"/>
                <w:rtl w:val="0"/>
              </w:rPr>
              <w:t xml:space="preserve">160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1">
            <w:pPr>
              <w:rPr>
                <w:rFonts w:ascii="Arimo" w:cs="Arimo" w:eastAsia="Arimo" w:hAnsi="Arimo"/>
                <w:sz w:val="18"/>
                <w:szCs w:val="18"/>
              </w:rPr>
            </w:pPr>
            <w:r w:rsidDel="00000000" w:rsidR="00000000" w:rsidRPr="00000000">
              <w:rPr>
                <w:rFonts w:ascii="Arimo" w:cs="Arimo" w:eastAsia="Arimo" w:hAnsi="Arimo"/>
                <w:sz w:val="18"/>
                <w:szCs w:val="18"/>
                <w:rtl w:val="0"/>
              </w:rPr>
              <w:t xml:space="preserve">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2">
            <w:pPr>
              <w:rPr>
                <w:rFonts w:ascii="Arimo" w:cs="Arimo" w:eastAsia="Arimo" w:hAnsi="Arimo"/>
                <w:sz w:val="18"/>
                <w:szCs w:val="18"/>
              </w:rPr>
            </w:pPr>
            <w:r w:rsidDel="00000000" w:rsidR="00000000" w:rsidRPr="00000000">
              <w:rPr>
                <w:rFonts w:ascii="Arimo" w:cs="Arimo" w:eastAsia="Arimo" w:hAnsi="Arimo"/>
                <w:sz w:val="18"/>
                <w:szCs w:val="18"/>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3">
            <w:pPr>
              <w:rPr>
                <w:rFonts w:ascii="Arimo" w:cs="Arimo" w:eastAsia="Arimo" w:hAnsi="Arimo"/>
                <w:sz w:val="18"/>
                <w:szCs w:val="18"/>
              </w:rPr>
            </w:pPr>
            <w:r w:rsidDel="00000000" w:rsidR="00000000" w:rsidRPr="00000000">
              <w:rPr>
                <w:rFonts w:ascii="Arimo" w:cs="Arimo" w:eastAsia="Arimo" w:hAnsi="Arimo"/>
                <w:sz w:val="18"/>
                <w:szCs w:val="18"/>
                <w:rtl w:val="0"/>
              </w:rPr>
              <w:t xml:space="preserve">24.5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4">
            <w:pPr>
              <w:rPr>
                <w:rFonts w:ascii="Arimo" w:cs="Arimo" w:eastAsia="Arimo" w:hAnsi="Arimo"/>
                <w:sz w:val="18"/>
                <w:szCs w:val="18"/>
              </w:rPr>
            </w:pPr>
            <w:r w:rsidDel="00000000" w:rsidR="00000000" w:rsidRPr="00000000">
              <w:rPr>
                <w:rFonts w:ascii="Arimo" w:cs="Arimo" w:eastAsia="Arimo" w:hAnsi="Arimo"/>
                <w:sz w:val="18"/>
                <w:szCs w:val="18"/>
                <w:rtl w:val="0"/>
              </w:rPr>
              <w:t xml:space="preserve">28.5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5">
            <w:pPr>
              <w:rPr>
                <w:rFonts w:ascii="Arimo" w:cs="Arimo" w:eastAsia="Arimo" w:hAnsi="Arimo"/>
                <w:sz w:val="18"/>
                <w:szCs w:val="18"/>
              </w:rPr>
            </w:pPr>
            <w:r w:rsidDel="00000000" w:rsidR="00000000" w:rsidRPr="00000000">
              <w:rPr>
                <w:rFonts w:ascii="Arimo" w:cs="Arimo" w:eastAsia="Arimo" w:hAnsi="Arimo"/>
                <w:sz w:val="18"/>
                <w:szCs w:val="18"/>
                <w:rtl w:val="0"/>
              </w:rPr>
              <w:t xml:space="preserve">21.5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6">
            <w:pPr>
              <w:rPr>
                <w:rFonts w:ascii="Arimo" w:cs="Arimo" w:eastAsia="Arimo" w:hAnsi="Arimo"/>
                <w:sz w:val="18"/>
                <w:szCs w:val="18"/>
              </w:rPr>
            </w:pPr>
            <w:r w:rsidDel="00000000" w:rsidR="00000000" w:rsidRPr="00000000">
              <w:rPr>
                <w:rFonts w:ascii="Arimo" w:cs="Arimo" w:eastAsia="Arimo" w:hAnsi="Arimo"/>
                <w:sz w:val="18"/>
                <w:szCs w:val="18"/>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7">
            <w:pPr>
              <w:rPr>
                <w:rFonts w:ascii="Arimo" w:cs="Arimo" w:eastAsia="Arimo" w:hAnsi="Arimo"/>
                <w:sz w:val="18"/>
                <w:szCs w:val="18"/>
              </w:rPr>
            </w:pPr>
            <w:r w:rsidDel="00000000" w:rsidR="00000000" w:rsidRPr="00000000">
              <w:rPr>
                <w:rFonts w:ascii="Arimo" w:cs="Arimo" w:eastAsia="Arimo" w:hAnsi="Arimo"/>
                <w:sz w:val="18"/>
                <w:szCs w:val="18"/>
                <w:rtl w:val="0"/>
              </w:rPr>
              <w:t xml:space="preserve">92.5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8">
            <w:pPr>
              <w:rPr>
                <w:rFonts w:ascii="Arimo" w:cs="Arimo" w:eastAsia="Arimo" w:hAnsi="Arimo"/>
                <w:sz w:val="18"/>
                <w:szCs w:val="18"/>
              </w:rPr>
            </w:pPr>
            <w:r w:rsidDel="00000000" w:rsidR="00000000" w:rsidRPr="00000000">
              <w:rPr>
                <w:rFonts w:ascii="Arimo" w:cs="Arimo" w:eastAsia="Arimo" w:hAnsi="Arimo"/>
                <w:sz w:val="18"/>
                <w:szCs w:val="18"/>
                <w:rtl w:val="0"/>
              </w:rPr>
              <w:t xml:space="preserve">G6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9">
            <w:pPr>
              <w:rPr>
                <w:rFonts w:ascii="Arimo" w:cs="Arimo" w:eastAsia="Arimo" w:hAnsi="Arimo"/>
                <w:sz w:val="18"/>
                <w:szCs w:val="18"/>
              </w:rPr>
            </w:pPr>
            <w:r w:rsidDel="00000000" w:rsidR="00000000" w:rsidRPr="00000000">
              <w:rPr>
                <w:rFonts w:ascii="Arimo" w:cs="Arimo" w:eastAsia="Arimo" w:hAnsi="Arimo"/>
                <w:sz w:val="18"/>
                <w:szCs w:val="18"/>
                <w:rtl w:val="0"/>
              </w:rPr>
              <w:t xml:space="preserve">190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A">
            <w:pPr>
              <w:rPr>
                <w:rFonts w:ascii="Arimo" w:cs="Arimo" w:eastAsia="Arimo" w:hAnsi="Arimo"/>
                <w:sz w:val="18"/>
                <w:szCs w:val="18"/>
              </w:rPr>
            </w:pPr>
            <w:r w:rsidDel="00000000" w:rsidR="00000000" w:rsidRPr="00000000">
              <w:rPr>
                <w:rFonts w:ascii="Arimo" w:cs="Arimo" w:eastAsia="Arimo" w:hAnsi="Arimo"/>
                <w:sz w:val="18"/>
                <w:szCs w:val="18"/>
                <w:rtl w:val="0"/>
              </w:rPr>
              <w:t xml:space="preserve">213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B">
            <w:pPr>
              <w:rPr>
                <w:rFonts w:ascii="Arimo" w:cs="Arimo" w:eastAsia="Arimo" w:hAnsi="Arimo"/>
                <w:sz w:val="18"/>
                <w:szCs w:val="18"/>
              </w:rPr>
            </w:pPr>
            <w:r w:rsidDel="00000000" w:rsidR="00000000" w:rsidRPr="00000000">
              <w:rPr>
                <w:rFonts w:ascii="Arimo" w:cs="Arimo" w:eastAsia="Arimo" w:hAnsi="Arimo"/>
                <w:sz w:val="18"/>
                <w:szCs w:val="18"/>
                <w:rtl w:val="0"/>
              </w:rPr>
              <w:t xml:space="preserve">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C">
            <w:pPr>
              <w:rPr>
                <w:rFonts w:ascii="Arimo" w:cs="Arimo" w:eastAsia="Arimo" w:hAnsi="Arimo"/>
                <w:sz w:val="18"/>
                <w:szCs w:val="18"/>
              </w:rPr>
            </w:pPr>
            <w:r w:rsidDel="00000000" w:rsidR="00000000" w:rsidRPr="00000000">
              <w:rPr>
                <w:rFonts w:ascii="Arimo" w:cs="Arimo" w:eastAsia="Arimo" w:hAnsi="Arimo"/>
                <w:sz w:val="18"/>
                <w:szCs w:val="18"/>
                <w:rtl w:val="0"/>
              </w:rPr>
              <w:t xml:space="preserve">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D">
            <w:pPr>
              <w:rPr>
                <w:rFonts w:ascii="Arimo" w:cs="Arimo" w:eastAsia="Arimo" w:hAnsi="Arimo"/>
                <w:sz w:val="18"/>
                <w:szCs w:val="18"/>
              </w:rPr>
            </w:pPr>
            <w:r w:rsidDel="00000000" w:rsidR="00000000" w:rsidRPr="00000000">
              <w:rPr>
                <w:rFonts w:ascii="Arimo" w:cs="Arimo" w:eastAsia="Arimo" w:hAnsi="Arimo"/>
                <w:sz w:val="18"/>
                <w:szCs w:val="18"/>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E">
            <w:pPr>
              <w:rPr>
                <w:rFonts w:ascii="Arimo" w:cs="Arimo" w:eastAsia="Arimo" w:hAnsi="Arimo"/>
                <w:sz w:val="18"/>
                <w:szCs w:val="18"/>
              </w:rPr>
            </w:pPr>
            <w:r w:rsidDel="00000000" w:rsidR="00000000" w:rsidRPr="00000000">
              <w:rPr>
                <w:rFonts w:ascii="Arimo" w:cs="Arimo" w:eastAsia="Arimo" w:hAnsi="Arimo"/>
                <w:sz w:val="18"/>
                <w:szCs w:val="18"/>
                <w:rtl w:val="0"/>
              </w:rPr>
              <w:t xml:space="preserve">27.5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F">
            <w:pPr>
              <w:rPr>
                <w:rFonts w:ascii="Arimo" w:cs="Arimo" w:eastAsia="Arimo" w:hAnsi="Arimo"/>
                <w:sz w:val="18"/>
                <w:szCs w:val="18"/>
              </w:rPr>
            </w:pPr>
            <w:r w:rsidDel="00000000" w:rsidR="00000000" w:rsidRPr="00000000">
              <w:rPr>
                <w:rFonts w:ascii="Arimo" w:cs="Arimo" w:eastAsia="Arimo" w:hAnsi="Arimo"/>
                <w:sz w:val="18"/>
                <w:szCs w:val="18"/>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0">
            <w:pPr>
              <w:rPr>
                <w:rFonts w:ascii="Arimo" w:cs="Arimo" w:eastAsia="Arimo" w:hAnsi="Arimo"/>
                <w:sz w:val="18"/>
                <w:szCs w:val="18"/>
              </w:rPr>
            </w:pPr>
            <w:r w:rsidDel="00000000" w:rsidR="00000000" w:rsidRPr="00000000">
              <w:rPr>
                <w:rFonts w:ascii="Arimo" w:cs="Arimo" w:eastAsia="Arimo" w:hAnsi="Arimo"/>
                <w:sz w:val="18"/>
                <w:szCs w:val="18"/>
                <w:rtl w:val="0"/>
              </w:rPr>
              <w:t xml:space="preserve">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1">
            <w:pPr>
              <w:rPr>
                <w:rFonts w:ascii="Arimo" w:cs="Arimo" w:eastAsia="Arimo" w:hAnsi="Arimo"/>
                <w:sz w:val="18"/>
                <w:szCs w:val="18"/>
              </w:rPr>
            </w:pPr>
            <w:r w:rsidDel="00000000" w:rsidR="00000000" w:rsidRPr="00000000">
              <w:rPr>
                <w:rFonts w:ascii="Arimo" w:cs="Arimo" w:eastAsia="Arimo" w:hAnsi="Arimo"/>
                <w:sz w:val="18"/>
                <w:szCs w:val="18"/>
                <w:rtl w:val="0"/>
              </w:rPr>
              <w:t xml:space="preserve">92</w:t>
            </w:r>
          </w:p>
        </w:tc>
      </w:tr>
      <w:tr>
        <w:trPr>
          <w:cantSplit w:val="0"/>
          <w:trHeight w:val="104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2">
            <w:pPr>
              <w:rPr>
                <w:rFonts w:ascii="Arimo" w:cs="Arimo" w:eastAsia="Arimo" w:hAnsi="Arimo"/>
                <w:sz w:val="18"/>
                <w:szCs w:val="18"/>
              </w:rPr>
            </w:pPr>
            <w:r w:rsidDel="00000000" w:rsidR="00000000" w:rsidRPr="00000000">
              <w:rPr>
                <w:rFonts w:ascii="Arimo" w:cs="Arimo" w:eastAsia="Arimo" w:hAnsi="Arimo"/>
                <w:sz w:val="18"/>
                <w:szCs w:val="18"/>
                <w:rtl w:val="0"/>
              </w:rPr>
              <w:t xml:space="preserve">G7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3">
            <w:pPr>
              <w:rPr>
                <w:rFonts w:ascii="Arimo" w:cs="Arimo" w:eastAsia="Arimo" w:hAnsi="Arimo"/>
                <w:sz w:val="18"/>
                <w:szCs w:val="18"/>
              </w:rPr>
            </w:pPr>
            <w:r w:rsidDel="00000000" w:rsidR="00000000" w:rsidRPr="00000000">
              <w:rPr>
                <w:rFonts w:ascii="Arimo" w:cs="Arimo" w:eastAsia="Arimo" w:hAnsi="Arimo"/>
                <w:sz w:val="18"/>
                <w:szCs w:val="18"/>
                <w:rtl w:val="0"/>
              </w:rPr>
              <w:t xml:space="preserve">210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4">
            <w:pPr>
              <w:rPr>
                <w:rFonts w:ascii="Arimo" w:cs="Arimo" w:eastAsia="Arimo" w:hAnsi="Arimo"/>
                <w:sz w:val="18"/>
                <w:szCs w:val="18"/>
              </w:rPr>
            </w:pPr>
            <w:r w:rsidDel="00000000" w:rsidR="00000000" w:rsidRPr="00000000">
              <w:rPr>
                <w:rFonts w:ascii="Arimo" w:cs="Arimo" w:eastAsia="Arimo" w:hAnsi="Arimo"/>
                <w:sz w:val="18"/>
                <w:szCs w:val="18"/>
                <w:rtl w:val="0"/>
              </w:rPr>
              <w:t xml:space="preserve">106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5">
            <w:pPr>
              <w:rPr>
                <w:rFonts w:ascii="Arimo" w:cs="Arimo" w:eastAsia="Arimo" w:hAnsi="Arimo"/>
                <w:sz w:val="18"/>
                <w:szCs w:val="18"/>
              </w:rPr>
            </w:pPr>
            <w:r w:rsidDel="00000000" w:rsidR="00000000" w:rsidRPr="00000000">
              <w:rPr>
                <w:rFonts w:ascii="Arimo" w:cs="Arimo" w:eastAsia="Arimo" w:hAnsi="Arimo"/>
                <w:sz w:val="18"/>
                <w:szCs w:val="18"/>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6">
            <w:pPr>
              <w:rPr>
                <w:rFonts w:ascii="Arimo" w:cs="Arimo" w:eastAsia="Arimo" w:hAnsi="Arimo"/>
                <w:sz w:val="18"/>
                <w:szCs w:val="18"/>
              </w:rPr>
            </w:pPr>
            <w:r w:rsidDel="00000000" w:rsidR="00000000" w:rsidRPr="00000000">
              <w:rPr>
                <w:rFonts w:ascii="Arimo" w:cs="Arimo" w:eastAsia="Arimo" w:hAnsi="Arimo"/>
                <w:sz w:val="18"/>
                <w:szCs w:val="18"/>
                <w:rtl w:val="0"/>
              </w:rPr>
              <w:t xml:space="preserve">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7">
            <w:pPr>
              <w:rPr>
                <w:rFonts w:ascii="Arimo" w:cs="Arimo" w:eastAsia="Arimo" w:hAnsi="Arimo"/>
                <w:sz w:val="18"/>
                <w:szCs w:val="18"/>
              </w:rPr>
            </w:pPr>
            <w:r w:rsidDel="00000000" w:rsidR="00000000" w:rsidRPr="00000000">
              <w:rPr>
                <w:rFonts w:ascii="Arimo" w:cs="Arimo" w:eastAsia="Arimo" w:hAnsi="Arimo"/>
                <w:sz w:val="18"/>
                <w:szCs w:val="18"/>
                <w:rtl w:val="0"/>
              </w:rPr>
              <w:t xml:space="preserve">24.2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8">
            <w:pPr>
              <w:rPr>
                <w:rFonts w:ascii="Arimo" w:cs="Arimo" w:eastAsia="Arimo" w:hAnsi="Arimo"/>
                <w:sz w:val="18"/>
                <w:szCs w:val="18"/>
              </w:rPr>
            </w:pPr>
            <w:r w:rsidDel="00000000" w:rsidR="00000000" w:rsidRPr="00000000">
              <w:rPr>
                <w:rFonts w:ascii="Arimo" w:cs="Arimo" w:eastAsia="Arimo" w:hAnsi="Arimo"/>
                <w:sz w:val="18"/>
                <w:szCs w:val="18"/>
                <w:rtl w:val="0"/>
              </w:rPr>
              <w:t xml:space="preserve">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9">
            <w:pPr>
              <w:rPr>
                <w:rFonts w:ascii="Arimo" w:cs="Arimo" w:eastAsia="Arimo" w:hAnsi="Arimo"/>
                <w:sz w:val="18"/>
                <w:szCs w:val="18"/>
              </w:rPr>
            </w:pPr>
            <w:r w:rsidDel="00000000" w:rsidR="00000000" w:rsidRPr="00000000">
              <w:rPr>
                <w:rFonts w:ascii="Arimo" w:cs="Arimo" w:eastAsia="Arimo" w:hAnsi="Arimo"/>
                <w:sz w:val="18"/>
                <w:szCs w:val="18"/>
                <w:rtl w:val="0"/>
              </w:rPr>
              <w:t xml:space="preserve">21.2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A">
            <w:pPr>
              <w:rPr>
                <w:rFonts w:ascii="Arimo" w:cs="Arimo" w:eastAsia="Arimo" w:hAnsi="Arimo"/>
                <w:sz w:val="18"/>
                <w:szCs w:val="18"/>
              </w:rPr>
            </w:pPr>
            <w:r w:rsidDel="00000000" w:rsidR="00000000" w:rsidRPr="00000000">
              <w:rPr>
                <w:rFonts w:ascii="Arimo" w:cs="Arimo" w:eastAsia="Arimo" w:hAnsi="Arimo"/>
                <w:sz w:val="18"/>
                <w:szCs w:val="18"/>
                <w:rtl w:val="0"/>
              </w:rPr>
              <w:t xml:space="preserve">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B">
            <w:pPr>
              <w:rPr>
                <w:rFonts w:ascii="Arimo" w:cs="Arimo" w:eastAsia="Arimo" w:hAnsi="Arimo"/>
                <w:sz w:val="18"/>
                <w:szCs w:val="18"/>
              </w:rPr>
            </w:pPr>
            <w:r w:rsidDel="00000000" w:rsidR="00000000" w:rsidRPr="00000000">
              <w:rPr>
                <w:rFonts w:ascii="Arimo" w:cs="Arimo" w:eastAsia="Arimo" w:hAnsi="Arimo"/>
                <w:sz w:val="18"/>
                <w:szCs w:val="18"/>
                <w:rtl w:val="0"/>
              </w:rPr>
              <w:t xml:space="preserve">91.8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C">
            <w:pPr>
              <w:rPr>
                <w:rFonts w:ascii="Arimo" w:cs="Arimo" w:eastAsia="Arimo" w:hAnsi="Arimo"/>
                <w:sz w:val="18"/>
                <w:szCs w:val="18"/>
              </w:rPr>
            </w:pPr>
            <w:r w:rsidDel="00000000" w:rsidR="00000000" w:rsidRPr="00000000">
              <w:rPr>
                <w:rFonts w:ascii="Arimo" w:cs="Arimo" w:eastAsia="Arimo" w:hAnsi="Arimo"/>
                <w:sz w:val="18"/>
                <w:szCs w:val="18"/>
                <w:rtl w:val="0"/>
              </w:rPr>
              <w:t xml:space="preserve">G8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D">
            <w:pPr>
              <w:rPr>
                <w:rFonts w:ascii="Arimo" w:cs="Arimo" w:eastAsia="Arimo" w:hAnsi="Arimo"/>
                <w:sz w:val="18"/>
                <w:szCs w:val="18"/>
              </w:rPr>
            </w:pPr>
            <w:r w:rsidDel="00000000" w:rsidR="00000000" w:rsidRPr="00000000">
              <w:rPr>
                <w:rFonts w:ascii="Arimo" w:cs="Arimo" w:eastAsia="Arimo" w:hAnsi="Arimo"/>
                <w:sz w:val="18"/>
                <w:szCs w:val="18"/>
                <w:rtl w:val="0"/>
              </w:rPr>
              <w:t xml:space="preserve">210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E">
            <w:pPr>
              <w:rPr>
                <w:rFonts w:ascii="Arimo" w:cs="Arimo" w:eastAsia="Arimo" w:hAnsi="Arimo"/>
                <w:sz w:val="18"/>
                <w:szCs w:val="18"/>
              </w:rPr>
            </w:pPr>
            <w:r w:rsidDel="00000000" w:rsidR="00000000" w:rsidRPr="00000000">
              <w:rPr>
                <w:rFonts w:ascii="Arimo" w:cs="Arimo" w:eastAsia="Arimo" w:hAnsi="Arimo"/>
                <w:sz w:val="18"/>
                <w:szCs w:val="18"/>
                <w:rtl w:val="0"/>
              </w:rPr>
              <w:t xml:space="preserve">160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F">
            <w:pPr>
              <w:rPr>
                <w:rFonts w:ascii="Arimo" w:cs="Arimo" w:eastAsia="Arimo" w:hAnsi="Arimo"/>
                <w:sz w:val="18"/>
                <w:szCs w:val="18"/>
              </w:rPr>
            </w:pPr>
            <w:r w:rsidDel="00000000" w:rsidR="00000000" w:rsidRPr="00000000">
              <w:rPr>
                <w:rFonts w:ascii="Arimo" w:cs="Arimo" w:eastAsia="Arimo" w:hAnsi="Arimo"/>
                <w:sz w:val="18"/>
                <w:szCs w:val="18"/>
                <w:rtl w:val="0"/>
              </w:rPr>
              <w:t xml:space="preserve">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0">
            <w:pPr>
              <w:rPr>
                <w:rFonts w:ascii="Arimo" w:cs="Arimo" w:eastAsia="Arimo" w:hAnsi="Arimo"/>
                <w:sz w:val="18"/>
                <w:szCs w:val="18"/>
              </w:rPr>
            </w:pPr>
            <w:r w:rsidDel="00000000" w:rsidR="00000000" w:rsidRPr="00000000">
              <w:rPr>
                <w:rFonts w:ascii="Arimo" w:cs="Arimo" w:eastAsia="Arimo" w:hAnsi="Arimo"/>
                <w:sz w:val="18"/>
                <w:szCs w:val="18"/>
                <w:rtl w:val="0"/>
              </w:rPr>
              <w:t xml:space="preserve">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1">
            <w:pPr>
              <w:rPr>
                <w:rFonts w:ascii="Arimo" w:cs="Arimo" w:eastAsia="Arimo" w:hAnsi="Arimo"/>
                <w:sz w:val="18"/>
                <w:szCs w:val="18"/>
              </w:rPr>
            </w:pPr>
            <w:r w:rsidDel="00000000" w:rsidR="00000000" w:rsidRPr="00000000">
              <w:rPr>
                <w:rFonts w:ascii="Arimo" w:cs="Arimo" w:eastAsia="Arimo" w:hAnsi="Arimo"/>
                <w:sz w:val="18"/>
                <w:szCs w:val="18"/>
                <w:rtl w:val="0"/>
              </w:rPr>
              <w:t xml:space="preserve">23.8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2">
            <w:pPr>
              <w:rPr>
                <w:rFonts w:ascii="Arimo" w:cs="Arimo" w:eastAsia="Arimo" w:hAnsi="Arimo"/>
                <w:sz w:val="18"/>
                <w:szCs w:val="18"/>
              </w:rPr>
            </w:pPr>
            <w:r w:rsidDel="00000000" w:rsidR="00000000" w:rsidRPr="00000000">
              <w:rPr>
                <w:rFonts w:ascii="Arimo" w:cs="Arimo" w:eastAsia="Arimo" w:hAnsi="Arimo"/>
                <w:sz w:val="18"/>
                <w:szCs w:val="18"/>
                <w:rtl w:val="0"/>
              </w:rPr>
              <w:t xml:space="preserve">27.7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3">
            <w:pPr>
              <w:rPr>
                <w:rFonts w:ascii="Arimo" w:cs="Arimo" w:eastAsia="Arimo" w:hAnsi="Arimo"/>
                <w:sz w:val="18"/>
                <w:szCs w:val="18"/>
              </w:rPr>
            </w:pPr>
            <w:r w:rsidDel="00000000" w:rsidR="00000000" w:rsidRPr="00000000">
              <w:rPr>
                <w:rFonts w:ascii="Arimo" w:cs="Arimo" w:eastAsia="Arimo" w:hAnsi="Arimo"/>
                <w:sz w:val="18"/>
                <w:szCs w:val="18"/>
                <w:rtl w:val="0"/>
              </w:rPr>
              <w:t xml:space="preserve">21.4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4">
            <w:pPr>
              <w:rPr>
                <w:rFonts w:ascii="Arimo" w:cs="Arimo" w:eastAsia="Arimo" w:hAnsi="Arimo"/>
                <w:sz w:val="18"/>
                <w:szCs w:val="18"/>
              </w:rPr>
            </w:pPr>
            <w:r w:rsidDel="00000000" w:rsidR="00000000" w:rsidRPr="00000000">
              <w:rPr>
                <w:rFonts w:ascii="Arimo" w:cs="Arimo" w:eastAsia="Arimo" w:hAnsi="Arimo"/>
                <w:sz w:val="18"/>
                <w:szCs w:val="18"/>
                <w:rtl w:val="0"/>
              </w:rPr>
              <w:t xml:space="preserve">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5">
            <w:pPr>
              <w:rPr>
                <w:rFonts w:ascii="Arimo" w:cs="Arimo" w:eastAsia="Arimo" w:hAnsi="Arimo"/>
                <w:sz w:val="18"/>
                <w:szCs w:val="18"/>
              </w:rPr>
            </w:pPr>
            <w:r w:rsidDel="00000000" w:rsidR="00000000" w:rsidRPr="00000000">
              <w:rPr>
                <w:rFonts w:ascii="Arimo" w:cs="Arimo" w:eastAsia="Arimo" w:hAnsi="Arimo"/>
                <w:sz w:val="18"/>
                <w:szCs w:val="18"/>
                <w:rtl w:val="0"/>
              </w:rPr>
              <w:t xml:space="preserve">90.2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6">
            <w:pPr>
              <w:rPr>
                <w:rFonts w:ascii="Arimo" w:cs="Arimo" w:eastAsia="Arimo" w:hAnsi="Arimo"/>
                <w:sz w:val="18"/>
                <w:szCs w:val="18"/>
              </w:rPr>
            </w:pPr>
            <w:r w:rsidDel="00000000" w:rsidR="00000000" w:rsidRPr="00000000">
              <w:rPr>
                <w:rFonts w:ascii="Arimo" w:cs="Arimo" w:eastAsia="Arimo" w:hAnsi="Arimo"/>
                <w:sz w:val="18"/>
                <w:szCs w:val="18"/>
                <w:rtl w:val="0"/>
              </w:rPr>
              <w:t xml:space="preserve">G9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7">
            <w:pPr>
              <w:rPr>
                <w:rFonts w:ascii="Arimo" w:cs="Arimo" w:eastAsia="Arimo" w:hAnsi="Arimo"/>
                <w:sz w:val="18"/>
                <w:szCs w:val="18"/>
              </w:rPr>
            </w:pPr>
            <w:r w:rsidDel="00000000" w:rsidR="00000000" w:rsidRPr="00000000">
              <w:rPr>
                <w:rFonts w:ascii="Arimo" w:cs="Arimo" w:eastAsia="Arimo" w:hAnsi="Arimo"/>
                <w:sz w:val="18"/>
                <w:szCs w:val="18"/>
                <w:rtl w:val="0"/>
              </w:rPr>
              <w:t xml:space="preserve">210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8">
            <w:pPr>
              <w:rPr>
                <w:rFonts w:ascii="Arimo" w:cs="Arimo" w:eastAsia="Arimo" w:hAnsi="Arimo"/>
                <w:sz w:val="18"/>
                <w:szCs w:val="18"/>
              </w:rPr>
            </w:pPr>
            <w:r w:rsidDel="00000000" w:rsidR="00000000" w:rsidRPr="00000000">
              <w:rPr>
                <w:rFonts w:ascii="Arimo" w:cs="Arimo" w:eastAsia="Arimo" w:hAnsi="Arimo"/>
                <w:sz w:val="18"/>
                <w:szCs w:val="18"/>
                <w:rtl w:val="0"/>
              </w:rPr>
              <w:t xml:space="preserve">213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9">
            <w:pPr>
              <w:rPr>
                <w:rFonts w:ascii="Arimo" w:cs="Arimo" w:eastAsia="Arimo" w:hAnsi="Arimo"/>
                <w:sz w:val="18"/>
                <w:szCs w:val="18"/>
              </w:rPr>
            </w:pPr>
            <w:r w:rsidDel="00000000" w:rsidR="00000000" w:rsidRPr="00000000">
              <w:rPr>
                <w:rFonts w:ascii="Arimo" w:cs="Arimo" w:eastAsia="Arimo" w:hAnsi="Arimo"/>
                <w:sz w:val="18"/>
                <w:szCs w:val="18"/>
                <w:rtl w:val="0"/>
              </w:rPr>
              <w:t xml:space="preserve">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A">
            <w:pPr>
              <w:rPr>
                <w:rFonts w:ascii="Arimo" w:cs="Arimo" w:eastAsia="Arimo" w:hAnsi="Arimo"/>
                <w:sz w:val="18"/>
                <w:szCs w:val="18"/>
              </w:rPr>
            </w:pPr>
            <w:r w:rsidDel="00000000" w:rsidR="00000000" w:rsidRPr="00000000">
              <w:rPr>
                <w:rFonts w:ascii="Arimo" w:cs="Arimo" w:eastAsia="Arimo" w:hAnsi="Arimo"/>
                <w:sz w:val="18"/>
                <w:szCs w:val="18"/>
                <w:rtl w:val="0"/>
              </w:rPr>
              <w:t xml:space="preserve">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B">
            <w:pPr>
              <w:rPr>
                <w:rFonts w:ascii="Arimo" w:cs="Arimo" w:eastAsia="Arimo" w:hAnsi="Arimo"/>
                <w:sz w:val="18"/>
                <w:szCs w:val="18"/>
              </w:rPr>
            </w:pPr>
            <w:r w:rsidDel="00000000" w:rsidR="00000000" w:rsidRPr="00000000">
              <w:rPr>
                <w:rFonts w:ascii="Arimo" w:cs="Arimo" w:eastAsia="Arimo" w:hAnsi="Arimo"/>
                <w:sz w:val="18"/>
                <w:szCs w:val="18"/>
                <w:rtl w:val="0"/>
              </w:rPr>
              <w:t xml:space="preserve">23.2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C">
            <w:pPr>
              <w:rPr>
                <w:rFonts w:ascii="Arimo" w:cs="Arimo" w:eastAsia="Arimo" w:hAnsi="Arimo"/>
                <w:sz w:val="18"/>
                <w:szCs w:val="18"/>
              </w:rPr>
            </w:pPr>
            <w:r w:rsidDel="00000000" w:rsidR="00000000" w:rsidRPr="00000000">
              <w:rPr>
                <w:rFonts w:ascii="Arimo" w:cs="Arimo" w:eastAsia="Arimo" w:hAnsi="Arimo"/>
                <w:sz w:val="18"/>
                <w:szCs w:val="18"/>
                <w:rtl w:val="0"/>
              </w:rPr>
              <w:t xml:space="preserve">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D">
            <w:pPr>
              <w:rPr>
                <w:rFonts w:ascii="Arimo" w:cs="Arimo" w:eastAsia="Arimo" w:hAnsi="Arimo"/>
                <w:sz w:val="18"/>
                <w:szCs w:val="18"/>
              </w:rPr>
            </w:pPr>
            <w:r w:rsidDel="00000000" w:rsidR="00000000" w:rsidRPr="00000000">
              <w:rPr>
                <w:rFonts w:ascii="Arimo" w:cs="Arimo" w:eastAsia="Arimo" w:hAnsi="Arimo"/>
                <w:sz w:val="18"/>
                <w:szCs w:val="18"/>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E">
            <w:pPr>
              <w:rPr>
                <w:rFonts w:ascii="Arimo" w:cs="Arimo" w:eastAsia="Arimo" w:hAnsi="Arimo"/>
                <w:sz w:val="18"/>
                <w:szCs w:val="18"/>
              </w:rPr>
            </w:pPr>
            <w:r w:rsidDel="00000000" w:rsidR="00000000" w:rsidRPr="00000000">
              <w:rPr>
                <w:rFonts w:ascii="Arimo" w:cs="Arimo" w:eastAsia="Arimo" w:hAnsi="Arimo"/>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F">
            <w:pPr>
              <w:rPr>
                <w:rFonts w:ascii="Arimo" w:cs="Arimo" w:eastAsia="Arimo" w:hAnsi="Arimo"/>
                <w:sz w:val="18"/>
                <w:szCs w:val="18"/>
              </w:rPr>
            </w:pPr>
            <w:r w:rsidDel="00000000" w:rsidR="00000000" w:rsidRPr="00000000">
              <w:rPr>
                <w:rFonts w:ascii="Arimo" w:cs="Arimo" w:eastAsia="Arimo" w:hAnsi="Arimo"/>
                <w:sz w:val="18"/>
                <w:szCs w:val="18"/>
                <w:rtl w:val="0"/>
              </w:rPr>
              <w:t xml:space="preserve">87.8</w:t>
            </w:r>
          </w:p>
        </w:tc>
      </w:tr>
    </w:tbl>
    <w:p w:rsidR="00000000" w:rsidDel="00000000" w:rsidP="00000000" w:rsidRDefault="00000000" w:rsidRPr="00000000" w14:paraId="000000B0">
      <w:pPr>
        <w:rPr>
          <w:rFonts w:ascii="Arimo" w:cs="Arimo" w:eastAsia="Arimo" w:hAnsi="Arimo"/>
        </w:rPr>
      </w:pPr>
      <w:r w:rsidDel="00000000" w:rsidR="00000000" w:rsidRPr="00000000">
        <w:rPr>
          <w:rtl w:val="0"/>
        </w:rPr>
      </w:r>
    </w:p>
    <w:p w:rsidR="00000000" w:rsidDel="00000000" w:rsidP="00000000" w:rsidRDefault="00000000" w:rsidRPr="00000000" w14:paraId="000000B1">
      <w:pPr>
        <w:rPr>
          <w:rFonts w:ascii="Arimo" w:cs="Arimo" w:eastAsia="Arimo" w:hAnsi="Arimo"/>
        </w:rPr>
      </w:pPr>
      <w:sdt>
        <w:sdtPr>
          <w:id w:val="124684638"/>
          <w:tag w:val="goog_rdk_67"/>
        </w:sdtPr>
        <w:sdtContent>
          <w:r w:rsidDel="00000000" w:rsidR="00000000" w:rsidRPr="00000000">
            <w:rPr>
              <w:rFonts w:ascii="Arial Unicode MS" w:cs="Arial Unicode MS" w:eastAsia="Arial Unicode MS" w:hAnsi="Arial Unicode MS"/>
              <w:rtl w:val="0"/>
            </w:rPr>
            <w:t xml:space="preserve">表 3. 各处理组平均茶多酚</w:t>
          </w:r>
        </w:sdtContent>
      </w:sdt>
      <w:sdt>
        <w:sdtPr>
          <w:id w:val="1150465138"/>
          <w:tag w:val="goog_rdk_68"/>
        </w:sdtPr>
        <w:sdtContent>
          <w:r w:rsidDel="00000000" w:rsidR="00000000" w:rsidRPr="00000000">
            <w:rPr>
              <w:rFonts w:ascii="Arial Unicode MS" w:cs="Arial Unicode MS" w:eastAsia="Arial Unicode MS" w:hAnsi="Arial Unicode MS"/>
              <w:rtl w:val="0"/>
            </w:rPr>
            <w:t xml:space="preserve">相对</w:t>
          </w:r>
        </w:sdtContent>
      </w:sdt>
      <w:sdt>
        <w:sdtPr>
          <w:id w:val="-1029812838"/>
          <w:tag w:val="goog_rdk_69"/>
        </w:sdtPr>
        <w:sdtContent>
          <w:r w:rsidDel="00000000" w:rsidR="00000000" w:rsidRPr="00000000">
            <w:rPr>
              <w:rFonts w:ascii="Arial Unicode MS" w:cs="Arial Unicode MS" w:eastAsia="Arial Unicode MS" w:hAnsi="Arial Unicode MS"/>
              <w:rtl w:val="0"/>
            </w:rPr>
            <w:t xml:space="preserve">含量</w:t>
          </w:r>
        </w:sdtContent>
      </w:sdt>
    </w:p>
    <w:tbl>
      <w:tblPr>
        <w:tblStyle w:val="Table3"/>
        <w:tblW w:w="757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6"/>
        <w:gridCol w:w="706"/>
        <w:gridCol w:w="655"/>
        <w:gridCol w:w="1060"/>
        <w:gridCol w:w="1086"/>
        <w:gridCol w:w="1073"/>
        <w:gridCol w:w="826"/>
        <w:gridCol w:w="1386"/>
        <w:tblGridChange w:id="0">
          <w:tblGrid>
            <w:gridCol w:w="786"/>
            <w:gridCol w:w="706"/>
            <w:gridCol w:w="655"/>
            <w:gridCol w:w="1060"/>
            <w:gridCol w:w="1086"/>
            <w:gridCol w:w="1073"/>
            <w:gridCol w:w="826"/>
            <w:gridCol w:w="138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2">
            <w:pPr>
              <w:rPr>
                <w:rFonts w:ascii="Arimo" w:cs="Arimo" w:eastAsia="Arimo" w:hAnsi="Arimo"/>
                <w:sz w:val="18"/>
                <w:szCs w:val="18"/>
              </w:rPr>
            </w:pPr>
            <w:sdt>
              <w:sdtPr>
                <w:id w:val="1256621575"/>
                <w:tag w:val="goog_rdk_70"/>
              </w:sdtPr>
              <w:sdtContent>
                <w:r w:rsidDel="00000000" w:rsidR="00000000" w:rsidRPr="00000000">
                  <w:rPr>
                    <w:rFonts w:ascii="Arial Unicode MS" w:cs="Arial Unicode MS" w:eastAsia="Arial Unicode MS" w:hAnsi="Arial Unicode MS"/>
                    <w:sz w:val="18"/>
                    <w:szCs w:val="18"/>
                    <w:rtl w:val="0"/>
                  </w:rPr>
                  <w:t xml:space="preserve">Category组别</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3">
            <w:pPr>
              <w:rPr>
                <w:rFonts w:ascii="Arimo" w:cs="Arimo" w:eastAsia="Arimo" w:hAnsi="Arimo"/>
                <w:sz w:val="18"/>
                <w:szCs w:val="18"/>
              </w:rPr>
            </w:pPr>
            <w:r w:rsidDel="00000000" w:rsidR="00000000" w:rsidRPr="00000000">
              <w:rPr>
                <w:rFonts w:ascii="Arimo" w:cs="Arimo" w:eastAsia="Arimo" w:hAnsi="Arimo"/>
                <w:sz w:val="18"/>
                <w:szCs w:val="18"/>
                <w:rtl w:val="0"/>
              </w:rPr>
              <w:t xml:space="preserve">Temp</w:t>
            </w:r>
          </w:p>
          <w:p w:rsidR="00000000" w:rsidDel="00000000" w:rsidP="00000000" w:rsidRDefault="00000000" w:rsidRPr="00000000" w14:paraId="000000B4">
            <w:pPr>
              <w:rPr>
                <w:rFonts w:ascii="Arimo" w:cs="Arimo" w:eastAsia="Arimo" w:hAnsi="Arimo"/>
                <w:sz w:val="18"/>
                <w:szCs w:val="18"/>
              </w:rPr>
            </w:pPr>
            <w:sdt>
              <w:sdtPr>
                <w:id w:val="1995765002"/>
                <w:tag w:val="goog_rdk_71"/>
              </w:sdtPr>
              <w:sdtContent>
                <w:r w:rsidDel="00000000" w:rsidR="00000000" w:rsidRPr="00000000">
                  <w:rPr>
                    <w:rFonts w:ascii="Arial Unicode MS" w:cs="Arial Unicode MS" w:eastAsia="Arial Unicode MS" w:hAnsi="Arial Unicode MS"/>
                    <w:sz w:val="18"/>
                    <w:szCs w:val="18"/>
                    <w:rtl w:val="0"/>
                  </w:rPr>
                  <w:t xml:space="preserve">温度</w:t>
                </w:r>
              </w:sdtContent>
            </w:sdt>
          </w:p>
          <w:p w:rsidR="00000000" w:rsidDel="00000000" w:rsidP="00000000" w:rsidRDefault="00000000" w:rsidRPr="00000000" w14:paraId="000000B5">
            <w:pPr>
              <w:rPr>
                <w:rFonts w:ascii="Arimo" w:cs="Arimo" w:eastAsia="Arimo" w:hAnsi="Arimo"/>
                <w:sz w:val="18"/>
                <w:szCs w:val="18"/>
              </w:rPr>
            </w:pPr>
            <w:r w:rsidDel="00000000" w:rsidR="00000000" w:rsidRPr="00000000">
              <w:rPr>
                <w:rFonts w:ascii="Arimo" w:cs="Arimo" w:eastAsia="Arimo" w:hAnsi="Arimo"/>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6">
            <w:pPr>
              <w:rPr>
                <w:rFonts w:ascii="Arimo" w:cs="Arimo" w:eastAsia="Arimo" w:hAnsi="Arimo"/>
                <w:sz w:val="18"/>
                <w:szCs w:val="18"/>
              </w:rPr>
            </w:pPr>
            <w:sdt>
              <w:sdtPr>
                <w:id w:val="1053866745"/>
                <w:tag w:val="goog_rdk_72"/>
              </w:sdtPr>
              <w:sdtContent>
                <w:r w:rsidDel="00000000" w:rsidR="00000000" w:rsidRPr="00000000">
                  <w:rPr>
                    <w:rFonts w:ascii="Arial Unicode MS" w:cs="Arial Unicode MS" w:eastAsia="Arial Unicode MS" w:hAnsi="Arial Unicode MS"/>
                    <w:sz w:val="18"/>
                    <w:szCs w:val="18"/>
                    <w:rtl w:val="0"/>
                  </w:rPr>
                  <w:t xml:space="preserve">Rotations圈数</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7">
            <w:pPr>
              <w:rPr>
                <w:rFonts w:ascii="Arimo" w:cs="Arimo" w:eastAsia="Arimo" w:hAnsi="Arimo"/>
                <w:sz w:val="18"/>
                <w:szCs w:val="18"/>
              </w:rPr>
            </w:pPr>
            <w:sdt>
              <w:sdtPr>
                <w:id w:val="-965706722"/>
                <w:tag w:val="goog_rdk_73"/>
              </w:sdtPr>
              <w:sdtContent>
                <w:r w:rsidDel="00000000" w:rsidR="00000000" w:rsidRPr="00000000">
                  <w:rPr>
                    <w:rFonts w:ascii="Arial Unicode MS" w:cs="Arial Unicode MS" w:eastAsia="Arial Unicode MS" w:hAnsi="Arial Unicode MS"/>
                    <w:sz w:val="18"/>
                    <w:szCs w:val="18"/>
                    <w:rtl w:val="0"/>
                  </w:rPr>
                  <w:t xml:space="preserve">Time时间</w:t>
                </w:r>
              </w:sdtContent>
            </w:sdt>
          </w:p>
          <w:p w:rsidR="00000000" w:rsidDel="00000000" w:rsidP="00000000" w:rsidRDefault="00000000" w:rsidRPr="00000000" w14:paraId="000000B8">
            <w:pPr>
              <w:rPr>
                <w:rFonts w:ascii="Arimo" w:cs="Arimo" w:eastAsia="Arimo" w:hAnsi="Arimo"/>
                <w:sz w:val="18"/>
                <w:szCs w:val="18"/>
              </w:rPr>
            </w:pPr>
            <w:sdt>
              <w:sdtPr>
                <w:id w:val="406256464"/>
                <w:tag w:val="goog_rdk_74"/>
              </w:sdtPr>
              <w:sdtContent>
                <w:r w:rsidDel="00000000" w:rsidR="00000000" w:rsidRPr="00000000">
                  <w:rPr>
                    <w:rFonts w:ascii="Arial Unicode MS" w:cs="Arial Unicode MS" w:eastAsia="Arial Unicode MS" w:hAnsi="Arial Unicode MS"/>
                    <w:sz w:val="18"/>
                    <w:szCs w:val="18"/>
                    <w:rtl w:val="0"/>
                  </w:rPr>
                  <w:t xml:space="preserve">(总圈数*30圈/分)</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9">
            <w:pPr>
              <w:rPr>
                <w:rFonts w:ascii="Arimo" w:cs="Arimo" w:eastAsia="Arimo" w:hAnsi="Arimo"/>
                <w:sz w:val="18"/>
                <w:szCs w:val="18"/>
              </w:rPr>
            </w:pPr>
            <w:r w:rsidDel="00000000" w:rsidR="00000000" w:rsidRPr="00000000">
              <w:rPr>
                <w:rFonts w:ascii="Arimo" w:cs="Arimo" w:eastAsia="Arimo" w:hAnsi="Arimo"/>
                <w:sz w:val="18"/>
                <w:szCs w:val="18"/>
                <w:rtl w:val="0"/>
              </w:rPr>
              <w:t xml:space="preserve">TP1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A">
            <w:pPr>
              <w:rPr>
                <w:rFonts w:ascii="Arimo" w:cs="Arimo" w:eastAsia="Arimo" w:hAnsi="Arimo"/>
                <w:sz w:val="18"/>
                <w:szCs w:val="18"/>
              </w:rPr>
            </w:pPr>
            <w:r w:rsidDel="00000000" w:rsidR="00000000" w:rsidRPr="00000000">
              <w:rPr>
                <w:rFonts w:ascii="Arimo" w:cs="Arimo" w:eastAsia="Arimo" w:hAnsi="Arimo"/>
                <w:sz w:val="18"/>
                <w:szCs w:val="18"/>
                <w:rtl w:val="0"/>
              </w:rPr>
              <w:t xml:space="preserve">TP2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B">
            <w:pPr>
              <w:rPr>
                <w:rFonts w:ascii="Arimo" w:cs="Arimo" w:eastAsia="Arimo" w:hAnsi="Arimo"/>
                <w:sz w:val="18"/>
                <w:szCs w:val="18"/>
              </w:rPr>
            </w:pPr>
            <w:r w:rsidDel="00000000" w:rsidR="00000000" w:rsidRPr="00000000">
              <w:rPr>
                <w:rFonts w:ascii="Arimo" w:cs="Arimo" w:eastAsia="Arimo" w:hAnsi="Arimo"/>
                <w:sz w:val="18"/>
                <w:szCs w:val="18"/>
                <w:rtl w:val="0"/>
              </w:rPr>
              <w:t xml:space="preserve">TP3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C">
            <w:pPr>
              <w:rPr>
                <w:rFonts w:ascii="Arimo" w:cs="Arimo" w:eastAsia="Arimo" w:hAnsi="Arimo"/>
                <w:sz w:val="18"/>
                <w:szCs w:val="18"/>
              </w:rPr>
            </w:pPr>
            <w:r w:rsidDel="00000000" w:rsidR="00000000" w:rsidRPr="00000000">
              <w:rPr>
                <w:rFonts w:ascii="Arimo" w:cs="Arimo" w:eastAsia="Arimo" w:hAnsi="Arimo"/>
                <w:sz w:val="18"/>
                <w:szCs w:val="18"/>
                <w:rtl w:val="0"/>
              </w:rPr>
              <w:t xml:space="preserve">TPAverage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D">
            <w:pPr>
              <w:rPr>
                <w:rFonts w:ascii="Arimo" w:cs="Arimo" w:eastAsia="Arimo" w:hAnsi="Arimo"/>
                <w:sz w:val="18"/>
                <w:szCs w:val="18"/>
              </w:rPr>
            </w:pPr>
            <w:r w:rsidDel="00000000" w:rsidR="00000000" w:rsidRPr="00000000">
              <w:rPr>
                <w:rFonts w:ascii="Arimo" w:cs="Arimo" w:eastAsia="Arimo" w:hAnsi="Arimo"/>
                <w:sz w:val="18"/>
                <w:szCs w:val="18"/>
                <w:rtl w:val="0"/>
              </w:rPr>
              <w:t xml:space="preserve">G1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E">
            <w:pPr>
              <w:rPr>
                <w:rFonts w:ascii="Arimo" w:cs="Arimo" w:eastAsia="Arimo" w:hAnsi="Arimo"/>
                <w:sz w:val="18"/>
                <w:szCs w:val="18"/>
              </w:rPr>
            </w:pPr>
            <w:r w:rsidDel="00000000" w:rsidR="00000000" w:rsidRPr="00000000">
              <w:rPr>
                <w:rFonts w:ascii="Arimo" w:cs="Arimo" w:eastAsia="Arimo" w:hAnsi="Arimo"/>
                <w:sz w:val="18"/>
                <w:szCs w:val="18"/>
                <w:rtl w:val="0"/>
              </w:rPr>
              <w:t xml:space="preserve">170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F">
            <w:pPr>
              <w:rPr>
                <w:rFonts w:ascii="Arimo" w:cs="Arimo" w:eastAsia="Arimo" w:hAnsi="Arimo"/>
                <w:sz w:val="18"/>
                <w:szCs w:val="18"/>
              </w:rPr>
            </w:pPr>
            <w:r w:rsidDel="00000000" w:rsidR="00000000" w:rsidRPr="00000000">
              <w:rPr>
                <w:rFonts w:ascii="Arimo" w:cs="Arimo" w:eastAsia="Arimo" w:hAnsi="Arimo"/>
                <w:sz w:val="18"/>
                <w:szCs w:val="18"/>
                <w:rtl w:val="0"/>
              </w:rPr>
              <w:t xml:space="preserve">106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0">
            <w:pPr>
              <w:rPr>
                <w:rFonts w:ascii="Arimo" w:cs="Arimo" w:eastAsia="Arimo" w:hAnsi="Arimo"/>
                <w:sz w:val="18"/>
                <w:szCs w:val="18"/>
              </w:rPr>
            </w:pPr>
            <w:r w:rsidDel="00000000" w:rsidR="00000000" w:rsidRPr="00000000">
              <w:rPr>
                <w:rFonts w:ascii="Arimo" w:cs="Arimo" w:eastAsia="Arimo" w:hAnsi="Arimo"/>
                <w:sz w:val="18"/>
                <w:szCs w:val="18"/>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1">
            <w:pPr>
              <w:rPr>
                <w:rFonts w:ascii="Arimo" w:cs="Arimo" w:eastAsia="Arimo" w:hAnsi="Arimo"/>
                <w:sz w:val="18"/>
                <w:szCs w:val="18"/>
              </w:rPr>
            </w:pPr>
            <w:r w:rsidDel="00000000" w:rsidR="00000000" w:rsidRPr="00000000">
              <w:rPr>
                <w:rFonts w:ascii="Arimo" w:cs="Arimo" w:eastAsia="Arimo" w:hAnsi="Arimo"/>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2">
            <w:pPr>
              <w:rPr>
                <w:rFonts w:ascii="Arimo" w:cs="Arimo" w:eastAsia="Arimo" w:hAnsi="Arimo"/>
                <w:sz w:val="18"/>
                <w:szCs w:val="18"/>
              </w:rPr>
            </w:pPr>
            <w:r w:rsidDel="00000000" w:rsidR="00000000" w:rsidRPr="00000000">
              <w:rPr>
                <w:rFonts w:ascii="Arimo" w:cs="Arimo" w:eastAsia="Arimo" w:hAnsi="Arimo"/>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3">
            <w:pPr>
              <w:rPr>
                <w:rFonts w:ascii="Arimo" w:cs="Arimo" w:eastAsia="Arimo" w:hAnsi="Arimo"/>
                <w:sz w:val="18"/>
                <w:szCs w:val="18"/>
              </w:rPr>
            </w:pPr>
            <w:r w:rsidDel="00000000" w:rsidR="00000000" w:rsidRPr="00000000">
              <w:rPr>
                <w:rFonts w:ascii="Arimo" w:cs="Arimo" w:eastAsia="Arimo" w:hAnsi="Arimo"/>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4">
            <w:pPr>
              <w:rPr>
                <w:rFonts w:ascii="Arimo" w:cs="Arimo" w:eastAsia="Arimo" w:hAnsi="Arimo"/>
                <w:sz w:val="18"/>
                <w:szCs w:val="18"/>
              </w:rPr>
            </w:pPr>
            <w:r w:rsidDel="00000000" w:rsidR="00000000" w:rsidRPr="00000000">
              <w:rPr>
                <w:rFonts w:ascii="Arimo" w:cs="Arimo" w:eastAsia="Arimo" w:hAnsi="Arimo"/>
                <w:sz w:val="18"/>
                <w:szCs w:val="18"/>
                <w:rtl w:val="0"/>
              </w:rPr>
              <w:t xml:space="preserve">4.7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5">
            <w:pPr>
              <w:rPr>
                <w:rFonts w:ascii="Arimo" w:cs="Arimo" w:eastAsia="Arimo" w:hAnsi="Arimo"/>
                <w:sz w:val="18"/>
                <w:szCs w:val="18"/>
              </w:rPr>
            </w:pPr>
            <w:r w:rsidDel="00000000" w:rsidR="00000000" w:rsidRPr="00000000">
              <w:rPr>
                <w:rFonts w:ascii="Arimo" w:cs="Arimo" w:eastAsia="Arimo" w:hAnsi="Arimo"/>
                <w:sz w:val="18"/>
                <w:szCs w:val="18"/>
                <w:rtl w:val="0"/>
              </w:rPr>
              <w:t xml:space="preserve">G2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6">
            <w:pPr>
              <w:rPr>
                <w:rFonts w:ascii="Arimo" w:cs="Arimo" w:eastAsia="Arimo" w:hAnsi="Arimo"/>
                <w:sz w:val="18"/>
                <w:szCs w:val="18"/>
              </w:rPr>
            </w:pPr>
            <w:r w:rsidDel="00000000" w:rsidR="00000000" w:rsidRPr="00000000">
              <w:rPr>
                <w:rFonts w:ascii="Arimo" w:cs="Arimo" w:eastAsia="Arimo" w:hAnsi="Arimo"/>
                <w:sz w:val="18"/>
                <w:szCs w:val="18"/>
                <w:rtl w:val="0"/>
              </w:rPr>
              <w:t xml:space="preserve">170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7">
            <w:pPr>
              <w:rPr>
                <w:rFonts w:ascii="Arimo" w:cs="Arimo" w:eastAsia="Arimo" w:hAnsi="Arimo"/>
                <w:sz w:val="18"/>
                <w:szCs w:val="18"/>
              </w:rPr>
            </w:pPr>
            <w:r w:rsidDel="00000000" w:rsidR="00000000" w:rsidRPr="00000000">
              <w:rPr>
                <w:rFonts w:ascii="Arimo" w:cs="Arimo" w:eastAsia="Arimo" w:hAnsi="Arimo"/>
                <w:sz w:val="18"/>
                <w:szCs w:val="18"/>
                <w:rtl w:val="0"/>
              </w:rPr>
              <w:t xml:space="preserve">160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8">
            <w:pPr>
              <w:rPr>
                <w:rFonts w:ascii="Arimo" w:cs="Arimo" w:eastAsia="Arimo" w:hAnsi="Arimo"/>
                <w:sz w:val="18"/>
                <w:szCs w:val="18"/>
              </w:rPr>
            </w:pPr>
            <w:r w:rsidDel="00000000" w:rsidR="00000000" w:rsidRPr="00000000">
              <w:rPr>
                <w:rFonts w:ascii="Arimo" w:cs="Arimo" w:eastAsia="Arimo" w:hAnsi="Arimo"/>
                <w:sz w:val="18"/>
                <w:szCs w:val="18"/>
                <w:rtl w:val="0"/>
              </w:rPr>
              <w:t xml:space="preserve">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9">
            <w:pPr>
              <w:rPr>
                <w:rFonts w:ascii="Arimo" w:cs="Arimo" w:eastAsia="Arimo" w:hAnsi="Arimo"/>
                <w:sz w:val="18"/>
                <w:szCs w:val="18"/>
              </w:rPr>
            </w:pPr>
            <w:r w:rsidDel="00000000" w:rsidR="00000000" w:rsidRPr="00000000">
              <w:rPr>
                <w:rFonts w:ascii="Arimo" w:cs="Arimo" w:eastAsia="Arimo" w:hAnsi="Arimo"/>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A">
            <w:pPr>
              <w:rPr>
                <w:rFonts w:ascii="Arimo" w:cs="Arimo" w:eastAsia="Arimo" w:hAnsi="Arimo"/>
                <w:sz w:val="18"/>
                <w:szCs w:val="18"/>
              </w:rPr>
            </w:pPr>
            <w:r w:rsidDel="00000000" w:rsidR="00000000" w:rsidRPr="00000000">
              <w:rPr>
                <w:rFonts w:ascii="Arimo" w:cs="Arimo" w:eastAsia="Arimo" w:hAnsi="Arimo"/>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B">
            <w:pPr>
              <w:rPr>
                <w:rFonts w:ascii="Arimo" w:cs="Arimo" w:eastAsia="Arimo" w:hAnsi="Arimo"/>
                <w:sz w:val="18"/>
                <w:szCs w:val="18"/>
              </w:rPr>
            </w:pPr>
            <w:r w:rsidDel="00000000" w:rsidR="00000000" w:rsidRPr="00000000">
              <w:rPr>
                <w:rFonts w:ascii="Arimo" w:cs="Arimo" w:eastAsia="Arimo" w:hAnsi="Arimo"/>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C">
            <w:pPr>
              <w:rPr>
                <w:rFonts w:ascii="Arimo" w:cs="Arimo" w:eastAsia="Arimo" w:hAnsi="Arimo"/>
                <w:sz w:val="18"/>
                <w:szCs w:val="18"/>
              </w:rPr>
            </w:pPr>
            <w:r w:rsidDel="00000000" w:rsidR="00000000" w:rsidRPr="00000000">
              <w:rPr>
                <w:rFonts w:ascii="Arimo" w:cs="Arimo" w:eastAsia="Arimo" w:hAnsi="Arimo"/>
                <w:sz w:val="18"/>
                <w:szCs w:val="18"/>
                <w:rtl w:val="0"/>
              </w:rPr>
              <w:t xml:space="preserve">5.7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D">
            <w:pPr>
              <w:rPr>
                <w:rFonts w:ascii="Arimo" w:cs="Arimo" w:eastAsia="Arimo" w:hAnsi="Arimo"/>
                <w:sz w:val="18"/>
                <w:szCs w:val="18"/>
              </w:rPr>
            </w:pPr>
            <w:r w:rsidDel="00000000" w:rsidR="00000000" w:rsidRPr="00000000">
              <w:rPr>
                <w:rFonts w:ascii="Arimo" w:cs="Arimo" w:eastAsia="Arimo" w:hAnsi="Arimo"/>
                <w:sz w:val="18"/>
                <w:szCs w:val="18"/>
                <w:rtl w:val="0"/>
              </w:rPr>
              <w:t xml:space="preserve">G3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E">
            <w:pPr>
              <w:rPr>
                <w:rFonts w:ascii="Arimo" w:cs="Arimo" w:eastAsia="Arimo" w:hAnsi="Arimo"/>
                <w:sz w:val="18"/>
                <w:szCs w:val="18"/>
              </w:rPr>
            </w:pPr>
            <w:r w:rsidDel="00000000" w:rsidR="00000000" w:rsidRPr="00000000">
              <w:rPr>
                <w:rFonts w:ascii="Arimo" w:cs="Arimo" w:eastAsia="Arimo" w:hAnsi="Arimo"/>
                <w:sz w:val="18"/>
                <w:szCs w:val="18"/>
                <w:rtl w:val="0"/>
              </w:rPr>
              <w:t xml:space="preserve">170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F">
            <w:pPr>
              <w:rPr>
                <w:rFonts w:ascii="Arimo" w:cs="Arimo" w:eastAsia="Arimo" w:hAnsi="Arimo"/>
                <w:sz w:val="18"/>
                <w:szCs w:val="18"/>
              </w:rPr>
            </w:pPr>
            <w:r w:rsidDel="00000000" w:rsidR="00000000" w:rsidRPr="00000000">
              <w:rPr>
                <w:rFonts w:ascii="Arimo" w:cs="Arimo" w:eastAsia="Arimo" w:hAnsi="Arimo"/>
                <w:sz w:val="18"/>
                <w:szCs w:val="18"/>
                <w:rtl w:val="0"/>
              </w:rPr>
              <w:t xml:space="preserve">213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0">
            <w:pPr>
              <w:rPr>
                <w:rFonts w:ascii="Arimo" w:cs="Arimo" w:eastAsia="Arimo" w:hAnsi="Arimo"/>
                <w:sz w:val="18"/>
                <w:szCs w:val="18"/>
              </w:rPr>
            </w:pPr>
            <w:r w:rsidDel="00000000" w:rsidR="00000000" w:rsidRPr="00000000">
              <w:rPr>
                <w:rFonts w:ascii="Arimo" w:cs="Arimo" w:eastAsia="Arimo" w:hAnsi="Arimo"/>
                <w:sz w:val="18"/>
                <w:szCs w:val="18"/>
                <w:rtl w:val="0"/>
              </w:rPr>
              <w:t xml:space="preserve">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1">
            <w:pPr>
              <w:rPr>
                <w:rFonts w:ascii="Arimo" w:cs="Arimo" w:eastAsia="Arimo" w:hAnsi="Arimo"/>
                <w:sz w:val="18"/>
                <w:szCs w:val="18"/>
              </w:rPr>
            </w:pPr>
            <w:r w:rsidDel="00000000" w:rsidR="00000000" w:rsidRPr="00000000">
              <w:rPr>
                <w:rFonts w:ascii="Arimo" w:cs="Arimo" w:eastAsia="Arimo" w:hAnsi="Arimo"/>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2">
            <w:pPr>
              <w:rPr>
                <w:rFonts w:ascii="Arimo" w:cs="Arimo" w:eastAsia="Arimo" w:hAnsi="Arimo"/>
                <w:sz w:val="18"/>
                <w:szCs w:val="18"/>
              </w:rPr>
            </w:pPr>
            <w:r w:rsidDel="00000000" w:rsidR="00000000" w:rsidRPr="00000000">
              <w:rPr>
                <w:rFonts w:ascii="Arimo" w:cs="Arimo" w:eastAsia="Arimo" w:hAnsi="Arimo"/>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3">
            <w:pPr>
              <w:rPr>
                <w:rFonts w:ascii="Arimo" w:cs="Arimo" w:eastAsia="Arimo" w:hAnsi="Arimo"/>
                <w:sz w:val="18"/>
                <w:szCs w:val="18"/>
              </w:rPr>
            </w:pPr>
            <w:r w:rsidDel="00000000" w:rsidR="00000000" w:rsidRPr="00000000">
              <w:rPr>
                <w:rFonts w:ascii="Arimo" w:cs="Arimo" w:eastAsia="Arimo" w:hAnsi="Arimo"/>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4">
            <w:pPr>
              <w:rPr>
                <w:rFonts w:ascii="Arimo" w:cs="Arimo" w:eastAsia="Arimo" w:hAnsi="Arimo"/>
                <w:sz w:val="18"/>
                <w:szCs w:val="18"/>
              </w:rPr>
            </w:pPr>
            <w:r w:rsidDel="00000000" w:rsidR="00000000" w:rsidRPr="00000000">
              <w:rPr>
                <w:rFonts w:ascii="Arimo" w:cs="Arimo" w:eastAsia="Arimo" w:hAnsi="Arimo"/>
                <w:sz w:val="18"/>
                <w:szCs w:val="18"/>
                <w:rtl w:val="0"/>
              </w:rPr>
              <w:t xml:space="preserve">3.0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5">
            <w:pPr>
              <w:rPr>
                <w:rFonts w:ascii="Arimo" w:cs="Arimo" w:eastAsia="Arimo" w:hAnsi="Arimo"/>
                <w:sz w:val="18"/>
                <w:szCs w:val="18"/>
              </w:rPr>
            </w:pPr>
            <w:r w:rsidDel="00000000" w:rsidR="00000000" w:rsidRPr="00000000">
              <w:rPr>
                <w:rFonts w:ascii="Arimo" w:cs="Arimo" w:eastAsia="Arimo" w:hAnsi="Arimo"/>
                <w:sz w:val="18"/>
                <w:szCs w:val="18"/>
                <w:rtl w:val="0"/>
              </w:rPr>
              <w:t xml:space="preserve">G4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6">
            <w:pPr>
              <w:rPr>
                <w:rFonts w:ascii="Arimo" w:cs="Arimo" w:eastAsia="Arimo" w:hAnsi="Arimo"/>
                <w:sz w:val="18"/>
                <w:szCs w:val="18"/>
              </w:rPr>
            </w:pPr>
            <w:r w:rsidDel="00000000" w:rsidR="00000000" w:rsidRPr="00000000">
              <w:rPr>
                <w:rFonts w:ascii="Arimo" w:cs="Arimo" w:eastAsia="Arimo" w:hAnsi="Arimo"/>
                <w:sz w:val="18"/>
                <w:szCs w:val="18"/>
                <w:rtl w:val="0"/>
              </w:rPr>
              <w:t xml:space="preserve">190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7">
            <w:pPr>
              <w:rPr>
                <w:rFonts w:ascii="Arimo" w:cs="Arimo" w:eastAsia="Arimo" w:hAnsi="Arimo"/>
                <w:sz w:val="18"/>
                <w:szCs w:val="18"/>
              </w:rPr>
            </w:pPr>
            <w:r w:rsidDel="00000000" w:rsidR="00000000" w:rsidRPr="00000000">
              <w:rPr>
                <w:rFonts w:ascii="Arimo" w:cs="Arimo" w:eastAsia="Arimo" w:hAnsi="Arimo"/>
                <w:sz w:val="18"/>
                <w:szCs w:val="18"/>
                <w:rtl w:val="0"/>
              </w:rPr>
              <w:t xml:space="preserve">106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8">
            <w:pPr>
              <w:rPr>
                <w:rFonts w:ascii="Arimo" w:cs="Arimo" w:eastAsia="Arimo" w:hAnsi="Arimo"/>
                <w:sz w:val="18"/>
                <w:szCs w:val="18"/>
              </w:rPr>
            </w:pPr>
            <w:r w:rsidDel="00000000" w:rsidR="00000000" w:rsidRPr="00000000">
              <w:rPr>
                <w:rFonts w:ascii="Arimo" w:cs="Arimo" w:eastAsia="Arimo" w:hAnsi="Arimo"/>
                <w:sz w:val="18"/>
                <w:szCs w:val="18"/>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9">
            <w:pPr>
              <w:rPr>
                <w:rFonts w:ascii="Arimo" w:cs="Arimo" w:eastAsia="Arimo" w:hAnsi="Arimo"/>
                <w:sz w:val="18"/>
                <w:szCs w:val="18"/>
              </w:rPr>
            </w:pPr>
            <w:r w:rsidDel="00000000" w:rsidR="00000000" w:rsidRPr="00000000">
              <w:rPr>
                <w:rFonts w:ascii="Arimo" w:cs="Arimo" w:eastAsia="Arimo" w:hAnsi="Arimo"/>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A">
            <w:pPr>
              <w:rPr>
                <w:rFonts w:ascii="Arimo" w:cs="Arimo" w:eastAsia="Arimo" w:hAnsi="Arimo"/>
                <w:sz w:val="18"/>
                <w:szCs w:val="18"/>
              </w:rPr>
            </w:pPr>
            <w:r w:rsidDel="00000000" w:rsidR="00000000" w:rsidRPr="00000000">
              <w:rPr>
                <w:rFonts w:ascii="Arimo" w:cs="Arimo" w:eastAsia="Arimo" w:hAnsi="Arimo"/>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B">
            <w:pPr>
              <w:rPr>
                <w:rFonts w:ascii="Arimo" w:cs="Arimo" w:eastAsia="Arimo" w:hAnsi="Arimo"/>
                <w:sz w:val="18"/>
                <w:szCs w:val="18"/>
              </w:rPr>
            </w:pPr>
            <w:r w:rsidDel="00000000" w:rsidR="00000000" w:rsidRPr="00000000">
              <w:rPr>
                <w:rFonts w:ascii="Arimo" w:cs="Arimo" w:eastAsia="Arimo" w:hAnsi="Arimo"/>
                <w:sz w:val="18"/>
                <w:szCs w:val="18"/>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C">
            <w:pPr>
              <w:rPr>
                <w:rFonts w:ascii="Arimo" w:cs="Arimo" w:eastAsia="Arimo" w:hAnsi="Arimo"/>
                <w:sz w:val="18"/>
                <w:szCs w:val="18"/>
              </w:rPr>
            </w:pPr>
            <w:r w:rsidDel="00000000" w:rsidR="00000000" w:rsidRPr="00000000">
              <w:rPr>
                <w:rFonts w:ascii="Arimo" w:cs="Arimo" w:eastAsia="Arimo" w:hAnsi="Arimo"/>
                <w:sz w:val="18"/>
                <w:szCs w:val="18"/>
                <w:rtl w:val="0"/>
              </w:rPr>
              <w:t xml:space="preserve">6.0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D">
            <w:pPr>
              <w:rPr>
                <w:rFonts w:ascii="Arimo" w:cs="Arimo" w:eastAsia="Arimo" w:hAnsi="Arimo"/>
                <w:sz w:val="18"/>
                <w:szCs w:val="18"/>
              </w:rPr>
            </w:pPr>
            <w:r w:rsidDel="00000000" w:rsidR="00000000" w:rsidRPr="00000000">
              <w:rPr>
                <w:rFonts w:ascii="Arimo" w:cs="Arimo" w:eastAsia="Arimo" w:hAnsi="Arimo"/>
                <w:sz w:val="18"/>
                <w:szCs w:val="18"/>
                <w:rtl w:val="0"/>
              </w:rPr>
              <w:t xml:space="preserve">G5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E">
            <w:pPr>
              <w:rPr>
                <w:rFonts w:ascii="Arimo" w:cs="Arimo" w:eastAsia="Arimo" w:hAnsi="Arimo"/>
                <w:sz w:val="18"/>
                <w:szCs w:val="18"/>
              </w:rPr>
            </w:pPr>
            <w:r w:rsidDel="00000000" w:rsidR="00000000" w:rsidRPr="00000000">
              <w:rPr>
                <w:rFonts w:ascii="Arimo" w:cs="Arimo" w:eastAsia="Arimo" w:hAnsi="Arimo"/>
                <w:sz w:val="18"/>
                <w:szCs w:val="18"/>
                <w:rtl w:val="0"/>
              </w:rPr>
              <w:t xml:space="preserve">190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F">
            <w:pPr>
              <w:rPr>
                <w:rFonts w:ascii="Arimo" w:cs="Arimo" w:eastAsia="Arimo" w:hAnsi="Arimo"/>
                <w:sz w:val="18"/>
                <w:szCs w:val="18"/>
              </w:rPr>
            </w:pPr>
            <w:r w:rsidDel="00000000" w:rsidR="00000000" w:rsidRPr="00000000">
              <w:rPr>
                <w:rFonts w:ascii="Arimo" w:cs="Arimo" w:eastAsia="Arimo" w:hAnsi="Arimo"/>
                <w:sz w:val="18"/>
                <w:szCs w:val="18"/>
                <w:rtl w:val="0"/>
              </w:rPr>
              <w:t xml:space="preserve">160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0">
            <w:pPr>
              <w:rPr>
                <w:rFonts w:ascii="Arimo" w:cs="Arimo" w:eastAsia="Arimo" w:hAnsi="Arimo"/>
                <w:sz w:val="18"/>
                <w:szCs w:val="18"/>
              </w:rPr>
            </w:pPr>
            <w:r w:rsidDel="00000000" w:rsidR="00000000" w:rsidRPr="00000000">
              <w:rPr>
                <w:rFonts w:ascii="Arimo" w:cs="Arimo" w:eastAsia="Arimo" w:hAnsi="Arimo"/>
                <w:sz w:val="18"/>
                <w:szCs w:val="18"/>
                <w:rtl w:val="0"/>
              </w:rPr>
              <w:t xml:space="preserve">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1">
            <w:pPr>
              <w:rPr>
                <w:rFonts w:ascii="Arimo" w:cs="Arimo" w:eastAsia="Arimo" w:hAnsi="Arimo"/>
                <w:sz w:val="18"/>
                <w:szCs w:val="18"/>
              </w:rPr>
            </w:pPr>
            <w:r w:rsidDel="00000000" w:rsidR="00000000" w:rsidRPr="00000000">
              <w:rPr>
                <w:rFonts w:ascii="Arimo" w:cs="Arimo" w:eastAsia="Arimo" w:hAnsi="Arimo"/>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2">
            <w:pPr>
              <w:rPr>
                <w:rFonts w:ascii="Arimo" w:cs="Arimo" w:eastAsia="Arimo" w:hAnsi="Arimo"/>
                <w:sz w:val="18"/>
                <w:szCs w:val="18"/>
              </w:rPr>
            </w:pPr>
            <w:r w:rsidDel="00000000" w:rsidR="00000000" w:rsidRPr="00000000">
              <w:rPr>
                <w:rFonts w:ascii="Arimo" w:cs="Arimo" w:eastAsia="Arimo" w:hAnsi="Arimo"/>
                <w:sz w:val="18"/>
                <w:szCs w:val="18"/>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3">
            <w:pPr>
              <w:rPr>
                <w:rFonts w:ascii="Arimo" w:cs="Arimo" w:eastAsia="Arimo" w:hAnsi="Arimo"/>
                <w:sz w:val="18"/>
                <w:szCs w:val="18"/>
              </w:rPr>
            </w:pPr>
            <w:r w:rsidDel="00000000" w:rsidR="00000000" w:rsidRPr="00000000">
              <w:rPr>
                <w:rFonts w:ascii="Arimo" w:cs="Arimo" w:eastAsia="Arimo" w:hAnsi="Arimo"/>
                <w:sz w:val="18"/>
                <w:szCs w:val="18"/>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4">
            <w:pPr>
              <w:rPr>
                <w:rFonts w:ascii="Arimo" w:cs="Arimo" w:eastAsia="Arimo" w:hAnsi="Arimo"/>
                <w:sz w:val="18"/>
                <w:szCs w:val="18"/>
              </w:rPr>
            </w:pPr>
            <w:r w:rsidDel="00000000" w:rsidR="00000000" w:rsidRPr="00000000">
              <w:rPr>
                <w:rFonts w:ascii="Arimo" w:cs="Arimo" w:eastAsia="Arimo" w:hAnsi="Arimo"/>
                <w:sz w:val="18"/>
                <w:szCs w:val="18"/>
                <w:rtl w:val="0"/>
              </w:rPr>
              <w:t xml:space="preserve">8.0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5">
            <w:pPr>
              <w:rPr>
                <w:rFonts w:ascii="Arimo" w:cs="Arimo" w:eastAsia="Arimo" w:hAnsi="Arimo"/>
                <w:sz w:val="18"/>
                <w:szCs w:val="18"/>
              </w:rPr>
            </w:pPr>
            <w:r w:rsidDel="00000000" w:rsidR="00000000" w:rsidRPr="00000000">
              <w:rPr>
                <w:rFonts w:ascii="Arimo" w:cs="Arimo" w:eastAsia="Arimo" w:hAnsi="Arimo"/>
                <w:sz w:val="18"/>
                <w:szCs w:val="18"/>
                <w:rtl w:val="0"/>
              </w:rPr>
              <w:t xml:space="preserve">G6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6">
            <w:pPr>
              <w:rPr>
                <w:rFonts w:ascii="Arimo" w:cs="Arimo" w:eastAsia="Arimo" w:hAnsi="Arimo"/>
                <w:sz w:val="18"/>
                <w:szCs w:val="18"/>
              </w:rPr>
            </w:pPr>
            <w:r w:rsidDel="00000000" w:rsidR="00000000" w:rsidRPr="00000000">
              <w:rPr>
                <w:rFonts w:ascii="Arimo" w:cs="Arimo" w:eastAsia="Arimo" w:hAnsi="Arimo"/>
                <w:sz w:val="18"/>
                <w:szCs w:val="18"/>
                <w:rtl w:val="0"/>
              </w:rPr>
              <w:t xml:space="preserve">190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7">
            <w:pPr>
              <w:rPr>
                <w:rFonts w:ascii="Arimo" w:cs="Arimo" w:eastAsia="Arimo" w:hAnsi="Arimo"/>
                <w:sz w:val="18"/>
                <w:szCs w:val="18"/>
              </w:rPr>
            </w:pPr>
            <w:r w:rsidDel="00000000" w:rsidR="00000000" w:rsidRPr="00000000">
              <w:rPr>
                <w:rFonts w:ascii="Arimo" w:cs="Arimo" w:eastAsia="Arimo" w:hAnsi="Arimo"/>
                <w:sz w:val="18"/>
                <w:szCs w:val="18"/>
                <w:rtl w:val="0"/>
              </w:rPr>
              <w:t xml:space="preserve">213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8">
            <w:pPr>
              <w:rPr>
                <w:rFonts w:ascii="Arimo" w:cs="Arimo" w:eastAsia="Arimo" w:hAnsi="Arimo"/>
                <w:sz w:val="18"/>
                <w:szCs w:val="18"/>
              </w:rPr>
            </w:pPr>
            <w:r w:rsidDel="00000000" w:rsidR="00000000" w:rsidRPr="00000000">
              <w:rPr>
                <w:rFonts w:ascii="Arimo" w:cs="Arimo" w:eastAsia="Arimo" w:hAnsi="Arimo"/>
                <w:sz w:val="18"/>
                <w:szCs w:val="18"/>
                <w:rtl w:val="0"/>
              </w:rPr>
              <w:t xml:space="preserve">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9">
            <w:pPr>
              <w:rPr>
                <w:rFonts w:ascii="Arimo" w:cs="Arimo" w:eastAsia="Arimo" w:hAnsi="Arimo"/>
                <w:sz w:val="18"/>
                <w:szCs w:val="18"/>
              </w:rPr>
            </w:pPr>
            <w:r w:rsidDel="00000000" w:rsidR="00000000" w:rsidRPr="00000000">
              <w:rPr>
                <w:rFonts w:ascii="Arimo" w:cs="Arimo" w:eastAsia="Arimo" w:hAnsi="Arimo"/>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A">
            <w:pPr>
              <w:rPr>
                <w:rFonts w:ascii="Arimo" w:cs="Arimo" w:eastAsia="Arimo" w:hAnsi="Arimo"/>
                <w:sz w:val="18"/>
                <w:szCs w:val="18"/>
              </w:rPr>
            </w:pPr>
            <w:r w:rsidDel="00000000" w:rsidR="00000000" w:rsidRPr="00000000">
              <w:rPr>
                <w:rFonts w:ascii="Arimo" w:cs="Arimo" w:eastAsia="Arimo" w:hAnsi="Arimo"/>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B">
            <w:pPr>
              <w:rPr>
                <w:rFonts w:ascii="Arimo" w:cs="Arimo" w:eastAsia="Arimo" w:hAnsi="Arimo"/>
                <w:sz w:val="18"/>
                <w:szCs w:val="18"/>
              </w:rPr>
            </w:pPr>
            <w:r w:rsidDel="00000000" w:rsidR="00000000" w:rsidRPr="00000000">
              <w:rPr>
                <w:rFonts w:ascii="Arimo" w:cs="Arimo" w:eastAsia="Arimo" w:hAnsi="Arimo"/>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C">
            <w:pPr>
              <w:rPr>
                <w:rFonts w:ascii="Arimo" w:cs="Arimo" w:eastAsia="Arimo" w:hAnsi="Arimo"/>
                <w:sz w:val="18"/>
                <w:szCs w:val="18"/>
              </w:rPr>
            </w:pPr>
            <w:r w:rsidDel="00000000" w:rsidR="00000000" w:rsidRPr="00000000">
              <w:rPr>
                <w:rFonts w:ascii="Arimo" w:cs="Arimo" w:eastAsia="Arimo" w:hAnsi="Arimo"/>
                <w:sz w:val="18"/>
                <w:szCs w:val="18"/>
                <w:rtl w:val="0"/>
              </w:rPr>
              <w:t xml:space="preserve">3.0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D">
            <w:pPr>
              <w:rPr>
                <w:rFonts w:ascii="Arimo" w:cs="Arimo" w:eastAsia="Arimo" w:hAnsi="Arimo"/>
                <w:sz w:val="18"/>
                <w:szCs w:val="18"/>
              </w:rPr>
            </w:pPr>
            <w:r w:rsidDel="00000000" w:rsidR="00000000" w:rsidRPr="00000000">
              <w:rPr>
                <w:rFonts w:ascii="Arimo" w:cs="Arimo" w:eastAsia="Arimo" w:hAnsi="Arimo"/>
                <w:sz w:val="18"/>
                <w:szCs w:val="18"/>
                <w:rtl w:val="0"/>
              </w:rPr>
              <w:t xml:space="preserve">G7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E">
            <w:pPr>
              <w:rPr>
                <w:rFonts w:ascii="Arimo" w:cs="Arimo" w:eastAsia="Arimo" w:hAnsi="Arimo"/>
                <w:sz w:val="18"/>
                <w:szCs w:val="18"/>
              </w:rPr>
            </w:pPr>
            <w:r w:rsidDel="00000000" w:rsidR="00000000" w:rsidRPr="00000000">
              <w:rPr>
                <w:rFonts w:ascii="Arimo" w:cs="Arimo" w:eastAsia="Arimo" w:hAnsi="Arimo"/>
                <w:sz w:val="18"/>
                <w:szCs w:val="18"/>
                <w:rtl w:val="0"/>
              </w:rPr>
              <w:t xml:space="preserve">210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F">
            <w:pPr>
              <w:rPr>
                <w:rFonts w:ascii="Arimo" w:cs="Arimo" w:eastAsia="Arimo" w:hAnsi="Arimo"/>
                <w:sz w:val="18"/>
                <w:szCs w:val="18"/>
              </w:rPr>
            </w:pPr>
            <w:r w:rsidDel="00000000" w:rsidR="00000000" w:rsidRPr="00000000">
              <w:rPr>
                <w:rFonts w:ascii="Arimo" w:cs="Arimo" w:eastAsia="Arimo" w:hAnsi="Arimo"/>
                <w:sz w:val="18"/>
                <w:szCs w:val="18"/>
                <w:rtl w:val="0"/>
              </w:rPr>
              <w:t xml:space="preserve">106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0">
            <w:pPr>
              <w:rPr>
                <w:rFonts w:ascii="Arimo" w:cs="Arimo" w:eastAsia="Arimo" w:hAnsi="Arimo"/>
                <w:sz w:val="18"/>
                <w:szCs w:val="18"/>
              </w:rPr>
            </w:pPr>
            <w:r w:rsidDel="00000000" w:rsidR="00000000" w:rsidRPr="00000000">
              <w:rPr>
                <w:rFonts w:ascii="Arimo" w:cs="Arimo" w:eastAsia="Arimo" w:hAnsi="Arimo"/>
                <w:sz w:val="18"/>
                <w:szCs w:val="18"/>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1">
            <w:pPr>
              <w:rPr>
                <w:rFonts w:ascii="Arimo" w:cs="Arimo" w:eastAsia="Arimo" w:hAnsi="Arimo"/>
                <w:sz w:val="18"/>
                <w:szCs w:val="18"/>
              </w:rPr>
            </w:pPr>
            <w:r w:rsidDel="00000000" w:rsidR="00000000" w:rsidRPr="00000000">
              <w:rPr>
                <w:rFonts w:ascii="Arimo" w:cs="Arimo" w:eastAsia="Arimo" w:hAnsi="Arimo"/>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2">
            <w:pPr>
              <w:rPr>
                <w:rFonts w:ascii="Arimo" w:cs="Arimo" w:eastAsia="Arimo" w:hAnsi="Arimo"/>
                <w:sz w:val="18"/>
                <w:szCs w:val="18"/>
              </w:rPr>
            </w:pPr>
            <w:r w:rsidDel="00000000" w:rsidR="00000000" w:rsidRPr="00000000">
              <w:rPr>
                <w:rFonts w:ascii="Arimo" w:cs="Arimo" w:eastAsia="Arimo" w:hAnsi="Arimo"/>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3">
            <w:pPr>
              <w:rPr>
                <w:rFonts w:ascii="Arimo" w:cs="Arimo" w:eastAsia="Arimo" w:hAnsi="Arimo"/>
                <w:sz w:val="18"/>
                <w:szCs w:val="18"/>
              </w:rPr>
            </w:pPr>
            <w:r w:rsidDel="00000000" w:rsidR="00000000" w:rsidRPr="00000000">
              <w:rPr>
                <w:rFonts w:ascii="Arimo" w:cs="Arimo" w:eastAsia="Arimo" w:hAnsi="Arimo"/>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4">
            <w:pPr>
              <w:rPr>
                <w:rFonts w:ascii="Arimo" w:cs="Arimo" w:eastAsia="Arimo" w:hAnsi="Arimo"/>
                <w:sz w:val="18"/>
                <w:szCs w:val="18"/>
              </w:rPr>
            </w:pPr>
            <w:r w:rsidDel="00000000" w:rsidR="00000000" w:rsidRPr="00000000">
              <w:rPr>
                <w:rFonts w:ascii="Arimo" w:cs="Arimo" w:eastAsia="Arimo" w:hAnsi="Arimo"/>
                <w:sz w:val="18"/>
                <w:szCs w:val="18"/>
                <w:rtl w:val="0"/>
              </w:rPr>
              <w:t xml:space="preserve">4.7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5">
            <w:pPr>
              <w:rPr>
                <w:rFonts w:ascii="Arimo" w:cs="Arimo" w:eastAsia="Arimo" w:hAnsi="Arimo"/>
                <w:sz w:val="18"/>
                <w:szCs w:val="18"/>
              </w:rPr>
            </w:pPr>
            <w:r w:rsidDel="00000000" w:rsidR="00000000" w:rsidRPr="00000000">
              <w:rPr>
                <w:rFonts w:ascii="Arimo" w:cs="Arimo" w:eastAsia="Arimo" w:hAnsi="Arimo"/>
                <w:sz w:val="18"/>
                <w:szCs w:val="18"/>
                <w:rtl w:val="0"/>
              </w:rPr>
              <w:t xml:space="preserve">G8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6">
            <w:pPr>
              <w:rPr>
                <w:rFonts w:ascii="Arimo" w:cs="Arimo" w:eastAsia="Arimo" w:hAnsi="Arimo"/>
                <w:sz w:val="18"/>
                <w:szCs w:val="18"/>
              </w:rPr>
            </w:pPr>
            <w:r w:rsidDel="00000000" w:rsidR="00000000" w:rsidRPr="00000000">
              <w:rPr>
                <w:rFonts w:ascii="Arimo" w:cs="Arimo" w:eastAsia="Arimo" w:hAnsi="Arimo"/>
                <w:sz w:val="18"/>
                <w:szCs w:val="18"/>
                <w:rtl w:val="0"/>
              </w:rPr>
              <w:t xml:space="preserve">210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7">
            <w:pPr>
              <w:rPr>
                <w:rFonts w:ascii="Arimo" w:cs="Arimo" w:eastAsia="Arimo" w:hAnsi="Arimo"/>
                <w:sz w:val="18"/>
                <w:szCs w:val="18"/>
              </w:rPr>
            </w:pPr>
            <w:r w:rsidDel="00000000" w:rsidR="00000000" w:rsidRPr="00000000">
              <w:rPr>
                <w:rFonts w:ascii="Arimo" w:cs="Arimo" w:eastAsia="Arimo" w:hAnsi="Arimo"/>
                <w:sz w:val="18"/>
                <w:szCs w:val="18"/>
                <w:rtl w:val="0"/>
              </w:rPr>
              <w:t xml:space="preserve">160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8">
            <w:pPr>
              <w:rPr>
                <w:rFonts w:ascii="Arimo" w:cs="Arimo" w:eastAsia="Arimo" w:hAnsi="Arimo"/>
                <w:sz w:val="18"/>
                <w:szCs w:val="18"/>
              </w:rPr>
            </w:pPr>
            <w:r w:rsidDel="00000000" w:rsidR="00000000" w:rsidRPr="00000000">
              <w:rPr>
                <w:rFonts w:ascii="Arimo" w:cs="Arimo" w:eastAsia="Arimo" w:hAnsi="Arimo"/>
                <w:sz w:val="18"/>
                <w:szCs w:val="18"/>
                <w:rtl w:val="0"/>
              </w:rPr>
              <w:t xml:space="preserve">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9">
            <w:pPr>
              <w:rPr>
                <w:rFonts w:ascii="Arimo" w:cs="Arimo" w:eastAsia="Arimo" w:hAnsi="Arimo"/>
                <w:sz w:val="18"/>
                <w:szCs w:val="18"/>
              </w:rPr>
            </w:pPr>
            <w:r w:rsidDel="00000000" w:rsidR="00000000" w:rsidRPr="00000000">
              <w:rPr>
                <w:rFonts w:ascii="Arimo" w:cs="Arimo" w:eastAsia="Arimo" w:hAnsi="Arimo"/>
                <w:sz w:val="18"/>
                <w:szCs w:val="18"/>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A">
            <w:pPr>
              <w:rPr>
                <w:rFonts w:ascii="Arimo" w:cs="Arimo" w:eastAsia="Arimo" w:hAnsi="Arimo"/>
                <w:sz w:val="18"/>
                <w:szCs w:val="18"/>
              </w:rPr>
            </w:pPr>
            <w:r w:rsidDel="00000000" w:rsidR="00000000" w:rsidRPr="00000000">
              <w:rPr>
                <w:rFonts w:ascii="Arimo" w:cs="Arimo" w:eastAsia="Arimo" w:hAnsi="Arimo"/>
                <w:sz w:val="18"/>
                <w:szCs w:val="18"/>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B">
            <w:pPr>
              <w:rPr>
                <w:rFonts w:ascii="Arimo" w:cs="Arimo" w:eastAsia="Arimo" w:hAnsi="Arimo"/>
                <w:sz w:val="18"/>
                <w:szCs w:val="18"/>
              </w:rPr>
            </w:pPr>
            <w:r w:rsidDel="00000000" w:rsidR="00000000" w:rsidRPr="00000000">
              <w:rPr>
                <w:rFonts w:ascii="Arimo" w:cs="Arimo" w:eastAsia="Arimo" w:hAnsi="Arimo"/>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C">
            <w:pPr>
              <w:rPr>
                <w:rFonts w:ascii="Arimo" w:cs="Arimo" w:eastAsia="Arimo" w:hAnsi="Arimo"/>
                <w:sz w:val="18"/>
                <w:szCs w:val="18"/>
              </w:rPr>
            </w:pPr>
            <w:r w:rsidDel="00000000" w:rsidR="00000000" w:rsidRPr="00000000">
              <w:rPr>
                <w:rFonts w:ascii="Arimo" w:cs="Arimo" w:eastAsia="Arimo" w:hAnsi="Arimo"/>
                <w:sz w:val="18"/>
                <w:szCs w:val="18"/>
                <w:rtl w:val="0"/>
              </w:rPr>
              <w:t xml:space="preserve">9.3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D">
            <w:pPr>
              <w:rPr>
                <w:rFonts w:ascii="Arimo" w:cs="Arimo" w:eastAsia="Arimo" w:hAnsi="Arimo"/>
                <w:sz w:val="18"/>
                <w:szCs w:val="18"/>
              </w:rPr>
            </w:pPr>
            <w:r w:rsidDel="00000000" w:rsidR="00000000" w:rsidRPr="00000000">
              <w:rPr>
                <w:rFonts w:ascii="Arimo" w:cs="Arimo" w:eastAsia="Arimo" w:hAnsi="Arimo"/>
                <w:sz w:val="18"/>
                <w:szCs w:val="18"/>
                <w:rtl w:val="0"/>
              </w:rPr>
              <w:t xml:space="preserve">G9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E">
            <w:pPr>
              <w:rPr>
                <w:rFonts w:ascii="Arimo" w:cs="Arimo" w:eastAsia="Arimo" w:hAnsi="Arimo"/>
                <w:sz w:val="18"/>
                <w:szCs w:val="18"/>
              </w:rPr>
            </w:pPr>
            <w:r w:rsidDel="00000000" w:rsidR="00000000" w:rsidRPr="00000000">
              <w:rPr>
                <w:rFonts w:ascii="Arimo" w:cs="Arimo" w:eastAsia="Arimo" w:hAnsi="Arimo"/>
                <w:sz w:val="18"/>
                <w:szCs w:val="18"/>
                <w:rtl w:val="0"/>
              </w:rPr>
              <w:t xml:space="preserve">210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F">
            <w:pPr>
              <w:rPr>
                <w:rFonts w:ascii="Arimo" w:cs="Arimo" w:eastAsia="Arimo" w:hAnsi="Arimo"/>
                <w:sz w:val="18"/>
                <w:szCs w:val="18"/>
              </w:rPr>
            </w:pPr>
            <w:r w:rsidDel="00000000" w:rsidR="00000000" w:rsidRPr="00000000">
              <w:rPr>
                <w:rFonts w:ascii="Arimo" w:cs="Arimo" w:eastAsia="Arimo" w:hAnsi="Arimo"/>
                <w:sz w:val="18"/>
                <w:szCs w:val="18"/>
                <w:rtl w:val="0"/>
              </w:rPr>
              <w:t xml:space="preserve">213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0">
            <w:pPr>
              <w:rPr>
                <w:rFonts w:ascii="Arimo" w:cs="Arimo" w:eastAsia="Arimo" w:hAnsi="Arimo"/>
                <w:sz w:val="18"/>
                <w:szCs w:val="18"/>
              </w:rPr>
            </w:pPr>
            <w:r w:rsidDel="00000000" w:rsidR="00000000" w:rsidRPr="00000000">
              <w:rPr>
                <w:rFonts w:ascii="Arimo" w:cs="Arimo" w:eastAsia="Arimo" w:hAnsi="Arimo"/>
                <w:sz w:val="18"/>
                <w:szCs w:val="18"/>
                <w:rtl w:val="0"/>
              </w:rPr>
              <w:t xml:space="preserve">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1">
            <w:pPr>
              <w:rPr>
                <w:rFonts w:ascii="Arimo" w:cs="Arimo" w:eastAsia="Arimo" w:hAnsi="Arimo"/>
                <w:sz w:val="18"/>
                <w:szCs w:val="18"/>
              </w:rPr>
            </w:pPr>
            <w:r w:rsidDel="00000000" w:rsidR="00000000" w:rsidRPr="00000000">
              <w:rPr>
                <w:rFonts w:ascii="Arimo" w:cs="Arimo" w:eastAsia="Arimo" w:hAnsi="Arimo"/>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2">
            <w:pPr>
              <w:rPr>
                <w:rFonts w:ascii="Arimo" w:cs="Arimo" w:eastAsia="Arimo" w:hAnsi="Arimo"/>
                <w:sz w:val="18"/>
                <w:szCs w:val="18"/>
              </w:rPr>
            </w:pPr>
            <w:r w:rsidDel="00000000" w:rsidR="00000000" w:rsidRPr="00000000">
              <w:rPr>
                <w:rFonts w:ascii="Arimo" w:cs="Arimo" w:eastAsia="Arimo" w:hAnsi="Arimo"/>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3">
            <w:pPr>
              <w:rPr>
                <w:rFonts w:ascii="Arimo" w:cs="Arimo" w:eastAsia="Arimo" w:hAnsi="Arimo"/>
                <w:sz w:val="18"/>
                <w:szCs w:val="18"/>
              </w:rPr>
            </w:pPr>
            <w:r w:rsidDel="00000000" w:rsidR="00000000" w:rsidRPr="00000000">
              <w:rPr>
                <w:rFonts w:ascii="Arimo" w:cs="Arimo" w:eastAsia="Arimo" w:hAnsi="Arimo"/>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4">
            <w:pPr>
              <w:rPr>
                <w:rFonts w:ascii="Arimo" w:cs="Arimo" w:eastAsia="Arimo" w:hAnsi="Arimo"/>
                <w:sz w:val="18"/>
                <w:szCs w:val="18"/>
              </w:rPr>
            </w:pPr>
            <w:r w:rsidDel="00000000" w:rsidR="00000000" w:rsidRPr="00000000">
              <w:rPr>
                <w:rFonts w:ascii="Arimo" w:cs="Arimo" w:eastAsia="Arimo" w:hAnsi="Arimo"/>
                <w:sz w:val="18"/>
                <w:szCs w:val="18"/>
                <w:rtl w:val="0"/>
              </w:rPr>
              <w:t xml:space="preserve">2.7</w:t>
            </w:r>
          </w:p>
        </w:tc>
      </w:tr>
    </w:tbl>
    <w:p w:rsidR="00000000" w:rsidDel="00000000" w:rsidP="00000000" w:rsidRDefault="00000000" w:rsidRPr="00000000" w14:paraId="00000105">
      <w:pPr>
        <w:spacing w:after="120" w:before="120" w:line="288" w:lineRule="auto"/>
        <w:ind w:firstLine="220"/>
        <w:rPr>
          <w:rFonts w:ascii="Arial" w:cs="Arial" w:eastAsia="Arial" w:hAnsi="Arial"/>
          <w:sz w:val="22"/>
          <w:szCs w:val="22"/>
        </w:rPr>
      </w:pPr>
      <w:sdt>
        <w:sdtPr>
          <w:id w:val="-355240970"/>
          <w:tag w:val="goog_rdk_75"/>
        </w:sdtPr>
        <w:sdtContent>
          <w:r w:rsidDel="00000000" w:rsidR="00000000" w:rsidRPr="00000000">
            <w:rPr>
              <w:rFonts w:ascii="Arial Unicode MS" w:cs="Arial Unicode MS" w:eastAsia="Arial Unicode MS" w:hAnsi="Arial Unicode MS"/>
              <w:sz w:val="22"/>
              <w:szCs w:val="22"/>
              <w:rtl w:val="0"/>
            </w:rPr>
            <w:t xml:space="preserve">各处理组实验原始数据见表 2及表3。</w:t>
          </w:r>
        </w:sdtContent>
      </w:sdt>
    </w:p>
    <w:p w:rsidR="00000000" w:rsidDel="00000000" w:rsidP="00000000" w:rsidRDefault="00000000" w:rsidRPr="00000000" w14:paraId="00000106">
      <w:pPr>
        <w:spacing w:after="120" w:before="120" w:line="288" w:lineRule="auto"/>
        <w:ind w:firstLine="220"/>
        <w:rPr>
          <w:rFonts w:ascii="Arial" w:cs="Arial" w:eastAsia="Arial" w:hAnsi="Arial"/>
          <w:sz w:val="22"/>
          <w:szCs w:val="22"/>
        </w:rPr>
      </w:pPr>
      <w:sdt>
        <w:sdtPr>
          <w:id w:val="1400411507"/>
          <w:tag w:val="goog_rdk_76"/>
        </w:sdtPr>
        <w:sdtContent>
          <w:r w:rsidDel="00000000" w:rsidR="00000000" w:rsidRPr="00000000">
            <w:rPr>
              <w:rFonts w:ascii="Arial Unicode MS" w:cs="Arial Unicode MS" w:eastAsia="Arial Unicode MS" w:hAnsi="Arial Unicode MS"/>
              <w:sz w:val="22"/>
              <w:szCs w:val="22"/>
              <w:rtl w:val="0"/>
            </w:rPr>
            <w:t xml:space="preserve">综合观察感官审评数据分布特点可见，综合总分整体在 85.6 至 92.5 之间波动，说明不同工艺对茶叶感官品质</w:t>
          </w:r>
        </w:sdtContent>
      </w:sdt>
      <w:sdt>
        <w:sdtPr>
          <w:id w:val="-807076453"/>
          <w:tag w:val="goog_rdk_77"/>
        </w:sdtPr>
        <w:sdtContent>
          <w:r w:rsidDel="00000000" w:rsidR="00000000" w:rsidRPr="00000000">
            <w:rPr>
              <w:rFonts w:ascii="Arial Unicode MS" w:cs="Arial Unicode MS" w:eastAsia="Arial Unicode MS" w:hAnsi="Arial Unicode MS"/>
              <w:sz w:val="22"/>
              <w:szCs w:val="22"/>
              <w:rtl w:val="0"/>
            </w:rPr>
            <w:t xml:space="preserve">存在一定的影响</w:t>
          </w:r>
        </w:sdtContent>
      </w:sdt>
      <w:sdt>
        <w:sdtPr>
          <w:id w:val="-1394185367"/>
          <w:tag w:val="goog_rdk_78"/>
        </w:sdtPr>
        <w:sdtContent>
          <w:r w:rsidDel="00000000" w:rsidR="00000000" w:rsidRPr="00000000">
            <w:rPr>
              <w:rFonts w:ascii="Arial Unicode MS" w:cs="Arial Unicode MS" w:eastAsia="Arial Unicode MS" w:hAnsi="Arial Unicode MS"/>
              <w:sz w:val="22"/>
              <w:szCs w:val="22"/>
              <w:rtl w:val="0"/>
            </w:rPr>
            <w:t xml:space="preserve">。温度为 190</w:t>
          </w:r>
        </w:sdtContent>
      </w:sdt>
      <w:r w:rsidDel="00000000" w:rsidR="00000000" w:rsidRPr="00000000">
        <w:rPr>
          <w:rFonts w:ascii="Cambria Math" w:cs="Cambria Math" w:eastAsia="Cambria Math" w:hAnsi="Cambria Math"/>
          <w:sz w:val="22"/>
          <w:szCs w:val="22"/>
          <w:rtl w:val="0"/>
        </w:rPr>
        <w:t xml:space="preserve">℃</w:t>
      </w:r>
      <w:sdt>
        <w:sdtPr>
          <w:id w:val="-1433485114"/>
          <w:tag w:val="goog_rdk_79"/>
        </w:sdtPr>
        <w:sdtContent>
          <w:r w:rsidDel="00000000" w:rsidR="00000000" w:rsidRPr="00000000">
            <w:rPr>
              <w:rFonts w:ascii="Arial Unicode MS" w:cs="Arial Unicode MS" w:eastAsia="Arial Unicode MS" w:hAnsi="Arial Unicode MS"/>
              <w:sz w:val="22"/>
              <w:szCs w:val="22"/>
              <w:rtl w:val="0"/>
            </w:rPr>
            <w:t xml:space="preserve">的组别整体表现优于 170</w:t>
          </w:r>
        </w:sdtContent>
      </w:sdt>
      <w:r w:rsidDel="00000000" w:rsidR="00000000" w:rsidRPr="00000000">
        <w:rPr>
          <w:rFonts w:ascii="Cambria Math" w:cs="Cambria Math" w:eastAsia="Cambria Math" w:hAnsi="Cambria Math"/>
          <w:sz w:val="22"/>
          <w:szCs w:val="22"/>
          <w:rtl w:val="0"/>
        </w:rPr>
        <w:t xml:space="preserve">℃</w:t>
      </w:r>
      <w:sdt>
        <w:sdtPr>
          <w:id w:val="-1221835476"/>
          <w:tag w:val="goog_rdk_80"/>
        </w:sdtPr>
        <w:sdtContent>
          <w:r w:rsidDel="00000000" w:rsidR="00000000" w:rsidRPr="00000000">
            <w:rPr>
              <w:rFonts w:ascii="Arial Unicode MS" w:cs="Arial Unicode MS" w:eastAsia="Arial Unicode MS" w:hAnsi="Arial Unicode MS"/>
              <w:sz w:val="22"/>
              <w:szCs w:val="22"/>
              <w:rtl w:val="0"/>
            </w:rPr>
            <w:t xml:space="preserve">和 210</w:t>
          </w:r>
        </w:sdtContent>
      </w:sdt>
      <w:r w:rsidDel="00000000" w:rsidR="00000000" w:rsidRPr="00000000">
        <w:rPr>
          <w:rFonts w:ascii="Cambria Math" w:cs="Cambria Math" w:eastAsia="Cambria Math" w:hAnsi="Cambria Math"/>
          <w:sz w:val="22"/>
          <w:szCs w:val="22"/>
          <w:rtl w:val="0"/>
        </w:rPr>
        <w:t xml:space="preserve">℃</w:t>
      </w:r>
      <w:sdt>
        <w:sdtPr>
          <w:id w:val="-2102169201"/>
          <w:tag w:val="goog_rdk_81"/>
        </w:sdtPr>
        <w:sdtContent>
          <w:r w:rsidDel="00000000" w:rsidR="00000000" w:rsidRPr="00000000">
            <w:rPr>
              <w:rFonts w:ascii="Arial Unicode MS" w:cs="Arial Unicode MS" w:eastAsia="Arial Unicode MS" w:hAnsi="Arial Unicode MS"/>
              <w:sz w:val="22"/>
              <w:szCs w:val="22"/>
              <w:rtl w:val="0"/>
            </w:rPr>
            <w:t xml:space="preserve">组别。</w:t>
          </w:r>
        </w:sdtContent>
      </w:sdt>
      <w:sdt>
        <w:sdtPr>
          <w:id w:val="-1390791545"/>
          <w:tag w:val="goog_rdk_82"/>
        </w:sdtPr>
        <w:sdtContent>
          <w:r w:rsidDel="00000000" w:rsidR="00000000" w:rsidRPr="00000000">
            <w:rPr>
              <w:rFonts w:ascii="Arial Unicode MS" w:cs="Arial Unicode MS" w:eastAsia="Arial Unicode MS" w:hAnsi="Arial Unicode MS"/>
              <w:sz w:val="22"/>
              <w:szCs w:val="22"/>
              <w:rtl w:val="0"/>
            </w:rPr>
            <w:t xml:space="preserve">其中，</w:t>
          </w:r>
        </w:sdtContent>
      </w:sdt>
      <w:sdt>
        <w:sdtPr>
          <w:id w:val="271433408"/>
          <w:tag w:val="goog_rdk_83"/>
        </w:sdtPr>
        <w:sdtContent>
          <w:r w:rsidDel="00000000" w:rsidR="00000000" w:rsidRPr="00000000">
            <w:rPr>
              <w:rFonts w:ascii="Arial Unicode MS" w:cs="Arial Unicode MS" w:eastAsia="Arial Unicode MS" w:hAnsi="Arial Unicode MS"/>
              <w:sz w:val="22"/>
              <w:szCs w:val="22"/>
              <w:rtl w:val="0"/>
            </w:rPr>
            <w:t xml:space="preserve">最优组为 G5 组（ 190</w:t>
          </w:r>
        </w:sdtContent>
      </w:sdt>
      <w:r w:rsidDel="00000000" w:rsidR="00000000" w:rsidRPr="00000000">
        <w:rPr>
          <w:rFonts w:ascii="Cambria Math" w:cs="Cambria Math" w:eastAsia="Cambria Math" w:hAnsi="Cambria Math"/>
          <w:sz w:val="22"/>
          <w:szCs w:val="22"/>
          <w:rtl w:val="0"/>
        </w:rPr>
        <w:t xml:space="preserve">℃</w:t>
      </w:r>
      <w:sdt>
        <w:sdtPr>
          <w:id w:val="-353108006"/>
          <w:tag w:val="goog_rdk_84"/>
        </w:sdtPr>
        <w:sdtContent>
          <w:r w:rsidDel="00000000" w:rsidR="00000000" w:rsidRPr="00000000">
            <w:rPr>
              <w:rFonts w:ascii="Arial Unicode MS" w:cs="Arial Unicode MS" w:eastAsia="Arial Unicode MS" w:hAnsi="Arial Unicode MS"/>
              <w:sz w:val="22"/>
              <w:szCs w:val="22"/>
              <w:rtl w:val="0"/>
            </w:rPr>
            <w:t xml:space="preserve">，</w:t>
          </w:r>
        </w:sdtContent>
      </w:sdt>
      <w:sdt>
        <w:sdtPr>
          <w:id w:val="1108391828"/>
          <w:tag w:val="goog_rdk_85"/>
        </w:sdtPr>
        <w:sdtContent>
          <w:r w:rsidDel="00000000" w:rsidR="00000000" w:rsidRPr="00000000">
            <w:rPr>
              <w:rFonts w:ascii="Arial Unicode MS" w:cs="Arial Unicode MS" w:eastAsia="Arial Unicode MS" w:hAnsi="Arial Unicode MS"/>
              <w:sz w:val="22"/>
              <w:szCs w:val="22"/>
              <w:rtl w:val="0"/>
            </w:rPr>
            <w:t xml:space="preserve"> 5.3 min），综合感官评分达到 92.5，为所有组别中最高，该组在香气和滋味维度表现</w:t>
          </w:r>
        </w:sdtContent>
      </w:sdt>
      <w:sdt>
        <w:sdtPr>
          <w:id w:val="1129826054"/>
          <w:tag w:val="goog_rdk_86"/>
        </w:sdtPr>
        <w:sdtContent>
          <w:r w:rsidDel="00000000" w:rsidR="00000000" w:rsidRPr="00000000">
            <w:rPr>
              <w:rFonts w:ascii="Arial Unicode MS" w:cs="Arial Unicode MS" w:eastAsia="Arial Unicode MS" w:hAnsi="Arial Unicode MS"/>
              <w:sz w:val="22"/>
              <w:szCs w:val="22"/>
              <w:rtl w:val="0"/>
            </w:rPr>
            <w:t xml:space="preserve">尤为</w:t>
          </w:r>
        </w:sdtContent>
      </w:sdt>
      <w:sdt>
        <w:sdtPr>
          <w:id w:val="-146801198"/>
          <w:tag w:val="goog_rdk_87"/>
        </w:sdtPr>
        <w:sdtContent>
          <w:r w:rsidDel="00000000" w:rsidR="00000000" w:rsidRPr="00000000">
            <w:rPr>
              <w:rFonts w:ascii="Arial Unicode MS" w:cs="Arial Unicode MS" w:eastAsia="Arial Unicode MS" w:hAnsi="Arial Unicode MS"/>
              <w:sz w:val="22"/>
              <w:szCs w:val="22"/>
              <w:rtl w:val="0"/>
            </w:rPr>
            <w:t xml:space="preserve">突出，说明此温度与时间组合</w:t>
          </w:r>
        </w:sdtContent>
      </w:sdt>
      <w:sdt>
        <w:sdtPr>
          <w:id w:val="-148088071"/>
          <w:tag w:val="goog_rdk_88"/>
        </w:sdtPr>
        <w:sdtContent>
          <w:r w:rsidDel="00000000" w:rsidR="00000000" w:rsidRPr="00000000">
            <w:rPr>
              <w:rFonts w:ascii="Arial Unicode MS" w:cs="Arial Unicode MS" w:eastAsia="Arial Unicode MS" w:hAnsi="Arial Unicode MS"/>
              <w:sz w:val="22"/>
              <w:szCs w:val="22"/>
              <w:rtl w:val="0"/>
            </w:rPr>
            <w:t xml:space="preserve">的工艺条件</w:t>
          </w:r>
        </w:sdtContent>
      </w:sdt>
      <w:sdt>
        <w:sdtPr>
          <w:id w:val="-1710793416"/>
          <w:tag w:val="goog_rdk_89"/>
        </w:sdtPr>
        <w:sdtContent>
          <w:r w:rsidDel="00000000" w:rsidR="00000000" w:rsidRPr="00000000">
            <w:rPr>
              <w:rFonts w:ascii="Arial Unicode MS" w:cs="Arial Unicode MS" w:eastAsia="Arial Unicode MS" w:hAnsi="Arial Unicode MS"/>
              <w:sz w:val="22"/>
              <w:szCs w:val="22"/>
              <w:rtl w:val="0"/>
            </w:rPr>
            <w:t xml:space="preserve">下</w:t>
          </w:r>
        </w:sdtContent>
      </w:sdt>
      <w:sdt>
        <w:sdtPr>
          <w:id w:val="974844966"/>
          <w:tag w:val="goog_rdk_90"/>
        </w:sdtPr>
        <w:sdtContent>
          <w:r w:rsidDel="00000000" w:rsidR="00000000" w:rsidRPr="00000000">
            <w:rPr>
              <w:rFonts w:ascii="Arial Unicode MS" w:cs="Arial Unicode MS" w:eastAsia="Arial Unicode MS" w:hAnsi="Arial Unicode MS"/>
              <w:sz w:val="22"/>
              <w:szCs w:val="22"/>
              <w:rtl w:val="0"/>
            </w:rPr>
            <w:t xml:space="preserve">制得的</w:t>
          </w:r>
        </w:sdtContent>
      </w:sdt>
      <w:sdt>
        <w:sdtPr>
          <w:id w:val="180261249"/>
          <w:tag w:val="goog_rdk_91"/>
        </w:sdtPr>
        <w:sdtContent>
          <w:r w:rsidDel="00000000" w:rsidR="00000000" w:rsidRPr="00000000">
            <w:rPr>
              <w:rFonts w:ascii="Arial Unicode MS" w:cs="Arial Unicode MS" w:eastAsia="Arial Unicode MS" w:hAnsi="Arial Unicode MS"/>
              <w:sz w:val="22"/>
              <w:szCs w:val="22"/>
              <w:rtl w:val="0"/>
            </w:rPr>
            <w:t xml:space="preserve">茶叶香气层次丰富、滋味鲜爽协调，</w:t>
          </w:r>
        </w:sdtContent>
      </w:sdt>
      <w:sdt>
        <w:sdtPr>
          <w:id w:val="-1793112758"/>
          <w:tag w:val="goog_rdk_92"/>
        </w:sdtPr>
        <w:sdtContent>
          <w:r w:rsidDel="00000000" w:rsidR="00000000" w:rsidRPr="00000000">
            <w:rPr>
              <w:rFonts w:ascii="Arial Unicode MS" w:cs="Arial Unicode MS" w:eastAsia="Arial Unicode MS" w:hAnsi="Arial Unicode MS"/>
              <w:sz w:val="22"/>
              <w:szCs w:val="22"/>
              <w:rtl w:val="0"/>
            </w:rPr>
            <w:t xml:space="preserve">具有较好的综合品质</w:t>
          </w:r>
        </w:sdtContent>
      </w:sdt>
      <w:sdt>
        <w:sdtPr>
          <w:id w:val="956259672"/>
          <w:tag w:val="goog_rdk_93"/>
        </w:sdtPr>
        <w:sdtContent>
          <w:r w:rsidDel="00000000" w:rsidR="00000000" w:rsidRPr="00000000">
            <w:rPr>
              <w:rFonts w:ascii="Arial Unicode MS" w:cs="Arial Unicode MS" w:eastAsia="Arial Unicode MS" w:hAnsi="Arial Unicode MS"/>
              <w:sz w:val="22"/>
              <w:szCs w:val="22"/>
              <w:rtl w:val="0"/>
            </w:rPr>
            <w:t xml:space="preserve">。最差组为 G3 （ 170</w:t>
          </w:r>
        </w:sdtContent>
      </w:sdt>
      <w:r w:rsidDel="00000000" w:rsidR="00000000" w:rsidRPr="00000000">
        <w:rPr>
          <w:rFonts w:ascii="Cambria Math" w:cs="Cambria Math" w:eastAsia="Cambria Math" w:hAnsi="Cambria Math"/>
          <w:sz w:val="22"/>
          <w:szCs w:val="22"/>
          <w:rtl w:val="0"/>
        </w:rPr>
        <w:t xml:space="preserve">℃</w:t>
      </w:r>
      <w:sdt>
        <w:sdtPr>
          <w:id w:val="301208477"/>
          <w:tag w:val="goog_rdk_94"/>
        </w:sdtPr>
        <w:sdtContent>
          <w:r w:rsidDel="00000000" w:rsidR="00000000" w:rsidRPr="00000000">
            <w:rPr>
              <w:rFonts w:ascii="Arial Unicode MS" w:cs="Arial Unicode MS" w:eastAsia="Arial Unicode MS" w:hAnsi="Arial Unicode MS"/>
              <w:sz w:val="22"/>
              <w:szCs w:val="22"/>
              <w:rtl w:val="0"/>
            </w:rPr>
            <w:t xml:space="preserve">，</w:t>
          </w:r>
        </w:sdtContent>
      </w:sdt>
      <w:sdt>
        <w:sdtPr>
          <w:id w:val="-188663841"/>
          <w:tag w:val="goog_rdk_95"/>
        </w:sdtPr>
        <w:sdtContent>
          <w:r w:rsidDel="00000000" w:rsidR="00000000" w:rsidRPr="00000000">
            <w:rPr>
              <w:rFonts w:ascii="Arial Unicode MS" w:cs="Arial Unicode MS" w:eastAsia="Arial Unicode MS" w:hAnsi="Arial Unicode MS"/>
              <w:sz w:val="22"/>
              <w:szCs w:val="22"/>
              <w:rtl w:val="0"/>
            </w:rPr>
            <w:t xml:space="preserve"> 7.1 min），综合感官评分仅为 85.6，为所有组别中最低，该组在叶底、香气、滋味、汤色维度得分均偏低，</w:t>
          </w:r>
        </w:sdtContent>
      </w:sdt>
      <w:sdt>
        <w:sdtPr>
          <w:id w:val="1137824557"/>
          <w:tag w:val="goog_rdk_96"/>
        </w:sdtPr>
        <w:sdtContent>
          <w:r w:rsidDel="00000000" w:rsidR="00000000" w:rsidRPr="00000000">
            <w:rPr>
              <w:rFonts w:ascii="Arial Unicode MS" w:cs="Arial Unicode MS" w:eastAsia="Arial Unicode MS" w:hAnsi="Arial Unicode MS"/>
              <w:sz w:val="22"/>
              <w:szCs w:val="22"/>
              <w:rtl w:val="0"/>
            </w:rPr>
            <w:t xml:space="preserve">初步</w:t>
          </w:r>
        </w:sdtContent>
      </w:sdt>
      <w:sdt>
        <w:sdtPr>
          <w:id w:val="1913597735"/>
          <w:tag w:val="goog_rdk_97"/>
        </w:sdtPr>
        <w:sdtContent>
          <w:r w:rsidDel="00000000" w:rsidR="00000000" w:rsidRPr="00000000">
            <w:rPr>
              <w:rFonts w:ascii="Arial Unicode MS" w:cs="Arial Unicode MS" w:eastAsia="Arial Unicode MS" w:hAnsi="Arial Unicode MS"/>
              <w:sz w:val="22"/>
              <w:szCs w:val="22"/>
              <w:rtl w:val="0"/>
            </w:rPr>
            <w:t xml:space="preserve">表明低温下炒制时间过长导致茶叶氧化过度、鲜爽度下降，</w:t>
          </w:r>
        </w:sdtContent>
      </w:sdt>
      <w:sdt>
        <w:sdtPr>
          <w:id w:val="257422310"/>
          <w:tag w:val="goog_rdk_98"/>
        </w:sdtPr>
        <w:sdtContent>
          <w:r w:rsidDel="00000000" w:rsidR="00000000" w:rsidRPr="00000000">
            <w:rPr>
              <w:rFonts w:ascii="Arial Unicode MS" w:cs="Arial Unicode MS" w:eastAsia="Arial Unicode MS" w:hAnsi="Arial Unicode MS"/>
              <w:sz w:val="22"/>
              <w:szCs w:val="22"/>
              <w:rtl w:val="0"/>
            </w:rPr>
            <w:t xml:space="preserve">不利于优良品质的形成</w:t>
          </w:r>
        </w:sdtContent>
      </w:sdt>
      <w:sdt>
        <w:sdtPr>
          <w:id w:val="406966194"/>
          <w:tag w:val="goog_rdk_99"/>
        </w:sdtPr>
        <w:sdtContent>
          <w:r w:rsidDel="00000000" w:rsidR="00000000" w:rsidRPr="00000000">
            <w:rPr>
              <w:rFonts w:ascii="Arial Unicode MS" w:cs="Arial Unicode MS" w:eastAsia="Arial Unicode MS" w:hAnsi="Arial Unicode MS"/>
              <w:sz w:val="22"/>
              <w:szCs w:val="22"/>
              <w:rtl w:val="0"/>
            </w:rPr>
            <w:t xml:space="preserve">。</w:t>
          </w:r>
        </w:sdtContent>
      </w:sdt>
    </w:p>
    <w:p w:rsidR="00000000" w:rsidDel="00000000" w:rsidP="00000000" w:rsidRDefault="00000000" w:rsidRPr="00000000" w14:paraId="00000107">
      <w:pPr>
        <w:spacing w:after="240" w:before="240" w:line="288" w:lineRule="auto"/>
        <w:rPr>
          <w:rFonts w:ascii="Arial" w:cs="Arial" w:eastAsia="Arial" w:hAnsi="Arial"/>
          <w:sz w:val="22"/>
          <w:szCs w:val="22"/>
        </w:rPr>
      </w:pPr>
      <w:sdt>
        <w:sdtPr>
          <w:id w:val="-1949247756"/>
          <w:tag w:val="goog_rdk_100"/>
        </w:sdtPr>
        <w:sdtContent>
          <w:r w:rsidDel="00000000" w:rsidR="00000000" w:rsidRPr="00000000">
            <w:rPr>
              <w:rFonts w:ascii="Arial Unicode MS" w:cs="Arial Unicode MS" w:eastAsia="Arial Unicode MS" w:hAnsi="Arial Unicode MS"/>
              <w:sz w:val="22"/>
              <w:szCs w:val="22"/>
              <w:rtl w:val="0"/>
            </w:rPr>
            <w:t xml:space="preserve">图1进一步展示了不同温度下综合评分的均值变化趋势。随着温度由170℃升高至190℃，平均综合评分明显提高；当温度进一步升高至210℃时，平均综合评分略有下降，呈现出“先升后降”的趋势。这表明190℃附近可能是感官品质表现较优的温度区间。</w:t>
          </w:r>
        </w:sdtContent>
      </w:sdt>
    </w:p>
    <w:p w:rsidR="00000000" w:rsidDel="00000000" w:rsidP="00000000" w:rsidRDefault="00000000" w:rsidRPr="00000000" w14:paraId="00000108">
      <w:pPr>
        <w:spacing w:after="240" w:before="240" w:line="288" w:lineRule="auto"/>
        <w:rPr>
          <w:rFonts w:ascii="Arial" w:cs="Arial" w:eastAsia="Arial" w:hAnsi="Arial"/>
          <w:sz w:val="22"/>
          <w:szCs w:val="22"/>
        </w:rPr>
      </w:pPr>
      <w:sdt>
        <w:sdtPr>
          <w:id w:val="-101702875"/>
          <w:tag w:val="goog_rdk_101"/>
        </w:sdtPr>
        <w:sdtContent>
          <w:r w:rsidDel="00000000" w:rsidR="00000000" w:rsidRPr="00000000">
            <w:rPr>
              <w:rFonts w:ascii="Arial Unicode MS" w:cs="Arial Unicode MS" w:eastAsia="Arial Unicode MS" w:hAnsi="Arial Unicode MS"/>
              <w:sz w:val="22"/>
              <w:szCs w:val="22"/>
              <w:rtl w:val="0"/>
            </w:rPr>
            <w:t xml:space="preserve">图2展示了不同温度和时间条件下滋味评分的变化情况。在190℃条件下，滋味评分由26分上升至28.5分后再下降至27.5分，呈现明显的峰值特征；而170℃和210℃条件下，随着炒制时间延长，滋味评分整体呈下降趋势。该结果说明适中的温度与炒制时间有利于滋味品质的形成，而过长时间炒制可能导致滋味下降。</w:t>
          </w:r>
        </w:sdtContent>
      </w:sdt>
    </w:p>
    <w:p w:rsidR="00000000" w:rsidDel="00000000" w:rsidP="00000000" w:rsidRDefault="00000000" w:rsidRPr="00000000" w14:paraId="00000109">
      <w:pPr>
        <w:spacing w:after="120" w:before="120" w:line="288" w:lineRule="auto"/>
        <w:ind w:firstLine="220"/>
        <w:rPr>
          <w:rFonts w:ascii="Arial" w:cs="Arial" w:eastAsia="Arial" w:hAnsi="Arial"/>
          <w:sz w:val="22"/>
          <w:szCs w:val="22"/>
        </w:rPr>
      </w:pPr>
      <w:sdt>
        <w:sdtPr>
          <w:id w:val="-1232363968"/>
          <w:tag w:val="goog_rdk_102"/>
        </w:sdtPr>
        <w:sdtContent>
          <w:r w:rsidDel="00000000" w:rsidR="00000000" w:rsidRPr="00000000">
            <w:rPr>
              <w:rFonts w:ascii="Arial Unicode MS" w:cs="Arial Unicode MS" w:eastAsia="Arial Unicode MS" w:hAnsi="Arial Unicode MS"/>
              <w:sz w:val="22"/>
              <w:szCs w:val="22"/>
              <w:rtl w:val="0"/>
            </w:rPr>
            <w:t xml:space="preserve">茶多酚</w:t>
          </w:r>
        </w:sdtContent>
      </w:sdt>
      <w:sdt>
        <w:sdtPr>
          <w:id w:val="-1972887849"/>
          <w:tag w:val="goog_rdk_103"/>
        </w:sdtPr>
        <w:sdtContent>
          <w:r w:rsidDel="00000000" w:rsidR="00000000" w:rsidRPr="00000000">
            <w:rPr>
              <w:rFonts w:ascii="Arial Unicode MS" w:cs="Arial Unicode MS" w:eastAsia="Arial Unicode MS" w:hAnsi="Arial Unicode MS"/>
              <w:sz w:val="22"/>
              <w:szCs w:val="22"/>
              <w:rtl w:val="0"/>
            </w:rPr>
            <w:t xml:space="preserve">相对</w:t>
          </w:r>
        </w:sdtContent>
      </w:sdt>
      <w:sdt>
        <w:sdtPr>
          <w:id w:val="-1526313745"/>
          <w:tag w:val="goog_rdk_104"/>
        </w:sdtPr>
        <w:sdtContent>
          <w:r w:rsidDel="00000000" w:rsidR="00000000" w:rsidRPr="00000000">
            <w:rPr>
              <w:rFonts w:ascii="Arial Unicode MS" w:cs="Arial Unicode MS" w:eastAsia="Arial Unicode MS" w:hAnsi="Arial Unicode MS"/>
              <w:sz w:val="22"/>
              <w:szCs w:val="22"/>
              <w:rtl w:val="0"/>
            </w:rPr>
            <w:t xml:space="preserve">含量</w:t>
          </w:r>
        </w:sdtContent>
      </w:sdt>
      <w:sdt>
        <w:sdtPr>
          <w:id w:val="833622578"/>
          <w:tag w:val="goog_rdk_105"/>
        </w:sdtPr>
        <w:sdtContent>
          <w:r w:rsidDel="00000000" w:rsidR="00000000" w:rsidRPr="00000000">
            <w:rPr>
              <w:rFonts w:ascii="Arial Unicode MS" w:cs="Arial Unicode MS" w:eastAsia="Arial Unicode MS" w:hAnsi="Arial Unicode MS"/>
              <w:sz w:val="22"/>
              <w:szCs w:val="22"/>
              <w:rtl w:val="0"/>
            </w:rPr>
            <w:t xml:space="preserve">检测</w:t>
          </w:r>
        </w:sdtContent>
      </w:sdt>
      <w:sdt>
        <w:sdtPr>
          <w:id w:val="-816453458"/>
          <w:tag w:val="goog_rdk_106"/>
        </w:sdtPr>
        <w:sdtContent>
          <w:r w:rsidDel="00000000" w:rsidR="00000000" w:rsidRPr="00000000">
            <w:rPr>
              <w:rFonts w:ascii="Arial Unicode MS" w:cs="Arial Unicode MS" w:eastAsia="Arial Unicode MS" w:hAnsi="Arial Unicode MS"/>
              <w:sz w:val="22"/>
              <w:szCs w:val="22"/>
              <w:rtl w:val="0"/>
            </w:rPr>
            <w:t xml:space="preserve">方面，平均含量在 2.7 至 9.3 之间波动，</w:t>
          </w:r>
        </w:sdtContent>
      </w:sdt>
      <w:sdt>
        <w:sdtPr>
          <w:id w:val="1981278690"/>
          <w:tag w:val="goog_rdk_107"/>
        </w:sdtPr>
        <w:sdtContent>
          <w:r w:rsidDel="00000000" w:rsidR="00000000" w:rsidRPr="00000000">
            <w:rPr>
              <w:rFonts w:ascii="Arial Unicode MS" w:cs="Arial Unicode MS" w:eastAsia="Arial Unicode MS" w:hAnsi="Arial Unicode MS"/>
              <w:sz w:val="22"/>
              <w:szCs w:val="22"/>
              <w:rtl w:val="0"/>
            </w:rPr>
            <w:t xml:space="preserve">不同处理组之间差异较为明显</w:t>
          </w:r>
        </w:sdtContent>
      </w:sdt>
      <w:sdt>
        <w:sdtPr>
          <w:id w:val="1222743269"/>
          <w:tag w:val="goog_rdk_108"/>
        </w:sdtPr>
        <w:sdtContent>
          <w:r w:rsidDel="00000000" w:rsidR="00000000" w:rsidRPr="00000000">
            <w:rPr>
              <w:rFonts w:ascii="Arial Unicode MS" w:cs="Arial Unicode MS" w:eastAsia="Arial Unicode MS" w:hAnsi="Arial Unicode MS"/>
              <w:sz w:val="22"/>
              <w:szCs w:val="22"/>
              <w:rtl w:val="0"/>
            </w:rPr>
            <w:t xml:space="preserve">。</w:t>
          </w:r>
        </w:sdtContent>
      </w:sdt>
      <w:sdt>
        <w:sdtPr>
          <w:id w:val="-612737752"/>
          <w:tag w:val="goog_rdk_109"/>
        </w:sdtPr>
        <w:sdtContent>
          <w:r w:rsidDel="00000000" w:rsidR="00000000" w:rsidRPr="00000000">
            <w:rPr>
              <w:rFonts w:ascii="Arial Unicode MS" w:cs="Arial Unicode MS" w:eastAsia="Arial Unicode MS" w:hAnsi="Arial Unicode MS"/>
              <w:sz w:val="22"/>
              <w:szCs w:val="22"/>
              <w:rtl w:val="0"/>
            </w:rPr>
            <w:t xml:space="preserve">从数据上看，</w:t>
          </w:r>
        </w:sdtContent>
      </w:sdt>
      <w:sdt>
        <w:sdtPr>
          <w:id w:val="-715073649"/>
          <w:tag w:val="goog_rdk_110"/>
        </w:sdtPr>
        <w:sdtContent>
          <w:r w:rsidDel="00000000" w:rsidR="00000000" w:rsidRPr="00000000">
            <w:rPr>
              <w:rFonts w:ascii="Arial Unicode MS" w:cs="Arial Unicode MS" w:eastAsia="Arial Unicode MS" w:hAnsi="Arial Unicode MS"/>
              <w:sz w:val="22"/>
              <w:szCs w:val="22"/>
              <w:rtl w:val="0"/>
            </w:rPr>
            <w:t xml:space="preserve">炒制时间过长即 7.1 min的组别茶多酚含量普遍偏低，均在 3.0 左右，说明长时间炒制会加速茶多酚降解。茶多酚含量最高的为 G8 组（210</w:t>
          </w:r>
        </w:sdtContent>
      </w:sdt>
      <w:r w:rsidDel="00000000" w:rsidR="00000000" w:rsidRPr="00000000">
        <w:rPr>
          <w:rFonts w:ascii="Cambria Math" w:cs="Cambria Math" w:eastAsia="Cambria Math" w:hAnsi="Cambria Math"/>
          <w:sz w:val="22"/>
          <w:szCs w:val="22"/>
          <w:rtl w:val="0"/>
        </w:rPr>
        <w:t xml:space="preserve">℃</w:t>
      </w:r>
      <w:sdt>
        <w:sdtPr>
          <w:id w:val="-239380345"/>
          <w:tag w:val="goog_rdk_111"/>
        </w:sdtPr>
        <w:sdtContent>
          <w:r w:rsidDel="00000000" w:rsidR="00000000" w:rsidRPr="00000000">
            <w:rPr>
              <w:rFonts w:ascii="Arial Unicode MS" w:cs="Arial Unicode MS" w:eastAsia="Arial Unicode MS" w:hAnsi="Arial Unicode MS"/>
              <w:sz w:val="22"/>
              <w:szCs w:val="22"/>
              <w:rtl w:val="0"/>
            </w:rPr>
            <w:t xml:space="preserve">，</w:t>
          </w:r>
        </w:sdtContent>
      </w:sdt>
      <w:sdt>
        <w:sdtPr>
          <w:id w:val="-1168343560"/>
          <w:tag w:val="goog_rdk_112"/>
        </w:sdtPr>
        <w:sdtContent>
          <w:r w:rsidDel="00000000" w:rsidR="00000000" w:rsidRPr="00000000">
            <w:rPr>
              <w:rFonts w:ascii="Arial Unicode MS" w:cs="Arial Unicode MS" w:eastAsia="Arial Unicode MS" w:hAnsi="Arial Unicode MS"/>
              <w:sz w:val="22"/>
              <w:szCs w:val="22"/>
              <w:rtl w:val="0"/>
            </w:rPr>
            <w:t xml:space="preserve">5.3 min），平均含量达到 9.3，此工艺条件下茶多酚保留率最高。茶多酚含量最低的为 G9 组（ 210</w:t>
          </w:r>
        </w:sdtContent>
      </w:sdt>
      <w:r w:rsidDel="00000000" w:rsidR="00000000" w:rsidRPr="00000000">
        <w:rPr>
          <w:rFonts w:ascii="Cambria Math" w:cs="Cambria Math" w:eastAsia="Cambria Math" w:hAnsi="Cambria Math"/>
          <w:sz w:val="22"/>
          <w:szCs w:val="22"/>
          <w:rtl w:val="0"/>
        </w:rPr>
        <w:t xml:space="preserve">℃</w:t>
      </w:r>
      <w:sdt>
        <w:sdtPr>
          <w:id w:val="-2028848734"/>
          <w:tag w:val="goog_rdk_113"/>
        </w:sdtPr>
        <w:sdtContent>
          <w:r w:rsidDel="00000000" w:rsidR="00000000" w:rsidRPr="00000000">
            <w:rPr>
              <w:rFonts w:ascii="Arial Unicode MS" w:cs="Arial Unicode MS" w:eastAsia="Arial Unicode MS" w:hAnsi="Arial Unicode MS"/>
              <w:sz w:val="22"/>
              <w:szCs w:val="22"/>
              <w:rtl w:val="0"/>
            </w:rPr>
            <w:t xml:space="preserve">，</w:t>
          </w:r>
        </w:sdtContent>
      </w:sdt>
      <w:sdt>
        <w:sdtPr>
          <w:id w:val="-1384852853"/>
          <w:tag w:val="goog_rdk_114"/>
        </w:sdtPr>
        <w:sdtContent>
          <w:r w:rsidDel="00000000" w:rsidR="00000000" w:rsidRPr="00000000">
            <w:rPr>
              <w:rFonts w:ascii="Arial Unicode MS" w:cs="Arial Unicode MS" w:eastAsia="Arial Unicode MS" w:hAnsi="Arial Unicode MS"/>
              <w:sz w:val="22"/>
              <w:szCs w:val="22"/>
              <w:rtl w:val="0"/>
            </w:rPr>
            <w:t xml:space="preserve">7.1 min），平均含量仅为 2.7，</w:t>
          </w:r>
        </w:sdtContent>
      </w:sdt>
      <w:sdt>
        <w:sdtPr>
          <w:id w:val="-1803309435"/>
          <w:tag w:val="goog_rdk_115"/>
        </w:sdtPr>
        <w:sdtContent>
          <w:r w:rsidDel="00000000" w:rsidR="00000000" w:rsidRPr="00000000">
            <w:rPr>
              <w:rFonts w:ascii="Arial Unicode MS" w:cs="Arial Unicode MS" w:eastAsia="Arial Unicode MS" w:hAnsi="Arial Unicode MS"/>
              <w:sz w:val="22"/>
              <w:szCs w:val="22"/>
              <w:rtl w:val="0"/>
            </w:rPr>
            <w:t xml:space="preserve">初步显示</w:t>
          </w:r>
        </w:sdtContent>
      </w:sdt>
      <w:sdt>
        <w:sdtPr>
          <w:id w:val="-190374144"/>
          <w:tag w:val="goog_rdk_116"/>
        </w:sdtPr>
        <w:sdtContent>
          <w:r w:rsidDel="00000000" w:rsidR="00000000" w:rsidRPr="00000000">
            <w:rPr>
              <w:rFonts w:ascii="Arial Unicode MS" w:cs="Arial Unicode MS" w:eastAsia="Arial Unicode MS" w:hAnsi="Arial Unicode MS"/>
              <w:sz w:val="22"/>
              <w:szCs w:val="22"/>
              <w:rtl w:val="0"/>
            </w:rPr>
            <w:t xml:space="preserve">高温及长时间炒制加剧了茶多酚的热氧化与降解，导致含量大幅下降，统计学显著性仍需通过后续方差分析进一步验证。</w:t>
          </w:r>
        </w:sdtContent>
      </w:sdt>
    </w:p>
    <w:p w:rsidR="00000000" w:rsidDel="00000000" w:rsidP="00000000" w:rsidRDefault="00000000" w:rsidRPr="00000000" w14:paraId="0000010A">
      <w:pPr>
        <w:rPr>
          <w:rFonts w:ascii="Arimo" w:cs="Arimo" w:eastAsia="Arimo" w:hAnsi="Arimo"/>
        </w:rPr>
      </w:pPr>
      <w:r w:rsidDel="00000000" w:rsidR="00000000" w:rsidRPr="00000000">
        <w:rPr>
          <w:rtl w:val="0"/>
        </w:rPr>
      </w:r>
    </w:p>
    <w:p w:rsidR="00000000" w:rsidDel="00000000" w:rsidP="00000000" w:rsidRDefault="00000000" w:rsidRPr="00000000" w14:paraId="0000010B">
      <w:pPr>
        <w:rPr>
          <w:rFonts w:ascii="Arial" w:cs="Arial" w:eastAsia="Arial" w:hAnsi="Arial"/>
          <w:sz w:val="22"/>
          <w:szCs w:val="22"/>
        </w:rPr>
      </w:pPr>
      <w:sdt>
        <w:sdtPr>
          <w:id w:val="1557680627"/>
          <w:tag w:val="goog_rdk_117"/>
        </w:sdtPr>
        <w:sdtContent>
          <w:r w:rsidDel="00000000" w:rsidR="00000000" w:rsidRPr="00000000">
            <w:rPr>
              <w:rFonts w:ascii="Arial Unicode MS" w:cs="Arial Unicode MS" w:eastAsia="Arial Unicode MS" w:hAnsi="Arial Unicode MS"/>
              <w:sz w:val="22"/>
              <w:szCs w:val="22"/>
              <w:rtl w:val="0"/>
            </w:rPr>
            <w:t xml:space="preserve">图1：不同温度下总分的均值柱状图                           图2：不同温度与时间下滋味评分的折线图</w:t>
            <w:br w:type="textWrapping"/>
          </w:r>
        </w:sdtContent>
      </w:sdt>
      <w:r w:rsidDel="00000000" w:rsidR="00000000" w:rsidRPr="00000000">
        <w:rPr>
          <w:rFonts w:ascii="Arial" w:cs="Arial" w:eastAsia="Arial" w:hAnsi="Arial"/>
          <w:sz w:val="22"/>
          <w:szCs w:val="22"/>
        </w:rPr>
        <w:drawing>
          <wp:inline distB="0" distT="0" distL="0" distR="0">
            <wp:extent cx="2611127" cy="2492009"/>
            <wp:effectExtent b="0" l="0" r="0" t="0"/>
            <wp:docPr id="17"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2611127" cy="2492009"/>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3133725</wp:posOffset>
            </wp:positionH>
            <wp:positionV relativeFrom="paragraph">
              <wp:posOffset>231904</wp:posOffset>
            </wp:positionV>
            <wp:extent cx="2743365" cy="2496872"/>
            <wp:effectExtent b="0" l="0" r="0" t="0"/>
            <wp:wrapNone/>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43365" cy="2496872"/>
                    </a:xfrm>
                    <a:prstGeom prst="rect"/>
                    <a:ln/>
                  </pic:spPr>
                </pic:pic>
              </a:graphicData>
            </a:graphic>
          </wp:anchor>
        </w:drawing>
      </w:r>
    </w:p>
    <w:p w:rsidR="00000000" w:rsidDel="00000000" w:rsidP="00000000" w:rsidRDefault="00000000" w:rsidRPr="00000000" w14:paraId="0000010C">
      <w:pPr>
        <w:rPr>
          <w:rFonts w:ascii="Arial" w:cs="Arial" w:eastAsia="Arial" w:hAnsi="Arial"/>
        </w:rPr>
      </w:pPr>
      <w:r w:rsidDel="00000000" w:rsidR="00000000" w:rsidRPr="00000000">
        <w:rPr>
          <w:rtl w:val="0"/>
        </w:rPr>
      </w:r>
    </w:p>
    <w:bookmarkStart w:colFirst="0" w:colLast="0" w:name="bookmark=id.pimexlgav15v" w:id="10"/>
    <w:bookmarkEnd w:id="10"/>
    <w:p w:rsidR="00000000" w:rsidDel="00000000" w:rsidP="00000000" w:rsidRDefault="00000000" w:rsidRPr="00000000" w14:paraId="0000010D">
      <w:pPr>
        <w:spacing w:after="120" w:before="300" w:line="288" w:lineRule="auto"/>
        <w:rPr/>
      </w:pPr>
      <w:sdt>
        <w:sdtPr>
          <w:id w:val="-1829264389"/>
          <w:tag w:val="goog_rdk_118"/>
        </w:sdtPr>
        <w:sdtContent>
          <w:r w:rsidDel="00000000" w:rsidR="00000000" w:rsidRPr="00000000">
            <w:rPr>
              <w:rFonts w:ascii="Arial Unicode MS" w:cs="Arial Unicode MS" w:eastAsia="Arial Unicode MS" w:hAnsi="Arial Unicode MS"/>
              <w:b w:val="1"/>
              <w:bCs w:val="1"/>
              <w:sz w:val="30"/>
              <w:szCs w:val="30"/>
              <w:rtl w:val="0"/>
            </w:rPr>
            <w:t xml:space="preserve">2.2 感官品质响应分析</w:t>
          </w:r>
        </w:sdtContent>
      </w:sdt>
      <w:r w:rsidDel="00000000" w:rsidR="00000000" w:rsidRPr="00000000">
        <w:rPr>
          <w:rtl w:val="0"/>
        </w:rPr>
      </w:r>
    </w:p>
    <w:bookmarkStart w:colFirst="0" w:colLast="0" w:name="bookmark=id.ips7lg1s3h03" w:id="11"/>
    <w:bookmarkEnd w:id="11"/>
    <w:p w:rsidR="00000000" w:rsidDel="00000000" w:rsidP="00000000" w:rsidRDefault="00000000" w:rsidRPr="00000000" w14:paraId="0000010E">
      <w:pPr>
        <w:spacing w:after="120" w:before="260" w:line="288" w:lineRule="auto"/>
        <w:rPr/>
      </w:pPr>
      <w:sdt>
        <w:sdtPr>
          <w:id w:val="-979742623"/>
          <w:tag w:val="goog_rdk_119"/>
        </w:sdtPr>
        <w:sdtContent>
          <w:r w:rsidDel="00000000" w:rsidR="00000000" w:rsidRPr="00000000">
            <w:rPr>
              <w:rFonts w:ascii="Arial Unicode MS" w:cs="Arial Unicode MS" w:eastAsia="Arial Unicode MS" w:hAnsi="Arial Unicode MS"/>
              <w:b w:val="1"/>
              <w:bCs w:val="1"/>
              <w:sz w:val="28"/>
              <w:szCs w:val="28"/>
              <w:rtl w:val="0"/>
            </w:rPr>
            <w:t xml:space="preserve">2.2.1 关键指标的趋势分析</w:t>
          </w:r>
        </w:sdtContent>
      </w:sdt>
      <w:r w:rsidDel="00000000" w:rsidR="00000000" w:rsidRPr="00000000">
        <w:rPr>
          <w:rtl w:val="0"/>
        </w:rPr>
      </w:r>
    </w:p>
    <w:p w:rsidR="00000000" w:rsidDel="00000000" w:rsidP="00000000" w:rsidRDefault="00000000" w:rsidRPr="00000000" w14:paraId="0000010F">
      <w:pPr>
        <w:spacing w:after="240" w:before="24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sdt>
        <w:sdtPr>
          <w:id w:val="-2138799243"/>
          <w:tag w:val="goog_rdk_120"/>
        </w:sdtPr>
        <w:sdtContent>
          <w:r w:rsidDel="00000000" w:rsidR="00000000" w:rsidRPr="00000000">
            <w:rPr>
              <w:rFonts w:ascii="Arial Unicode MS" w:cs="Arial Unicode MS" w:eastAsia="Arial Unicode MS" w:hAnsi="Arial Unicode MS"/>
              <w:sz w:val="22"/>
              <w:szCs w:val="22"/>
              <w:rtl w:val="0"/>
            </w:rPr>
            <w:t xml:space="preserve">为进一步探究温度和炒制时间对茶叶品质的影响，本研究选取香气、滋味、汤色和叶底等关键感官指标进行趋势分析。</w:t>
          </w:r>
        </w:sdtContent>
      </w:sdt>
    </w:p>
    <w:p w:rsidR="00000000" w:rsidDel="00000000" w:rsidP="00000000" w:rsidRDefault="00000000" w:rsidRPr="00000000" w14:paraId="00000110">
      <w:pPr>
        <w:spacing w:after="120" w:before="120" w:line="288" w:lineRule="auto"/>
        <w:ind w:left="0" w:firstLine="0"/>
        <w:rPr>
          <w:rFonts w:ascii="Arial" w:cs="Arial" w:eastAsia="Arial" w:hAnsi="Arial"/>
          <w:sz w:val="22"/>
          <w:szCs w:val="22"/>
        </w:rPr>
      </w:pPr>
      <w:sdt>
        <w:sdtPr>
          <w:id w:val="796242530"/>
          <w:tag w:val="goog_rdk_121"/>
        </w:sdtPr>
        <w:sdtContent>
          <w:r w:rsidDel="00000000" w:rsidR="00000000" w:rsidRPr="00000000">
            <w:rPr>
              <w:rFonts w:ascii="Arial Unicode MS" w:cs="Arial Unicode MS" w:eastAsia="Arial Unicode MS" w:hAnsi="Arial Unicode MS"/>
              <w:sz w:val="22"/>
              <w:szCs w:val="22"/>
              <w:rtl w:val="0"/>
            </w:rPr>
            <w:t xml:space="preserve">    温度对香气与汤色的响应曲线见图 3，随着锅温从 170℃ 升至 190℃，香气和汤色评分均呈现上升趋势，但从 190℃ 继续升至 210℃ 时，评分出现不同程度的下降。结果表明，190℃可能是龙井茶香气激发的临界点，超过此温度虽未出现明显焦味，但香气物质开始出现损耗，导致感官评分下降。</w:t>
          </w:r>
        </w:sdtContent>
      </w:sdt>
    </w:p>
    <w:p w:rsidR="00000000" w:rsidDel="00000000" w:rsidP="00000000" w:rsidRDefault="00000000" w:rsidRPr="00000000" w14:paraId="00000111">
      <w:pPr>
        <w:spacing w:after="120" w:before="120" w:line="288" w:lineRule="auto"/>
        <w:ind w:left="0" w:firstLine="0"/>
        <w:rPr>
          <w:rFonts w:ascii="Arial" w:cs="Arial" w:eastAsia="Arial" w:hAnsi="Arial"/>
          <w:sz w:val="22"/>
          <w:szCs w:val="22"/>
        </w:rPr>
      </w:pPr>
      <w:sdt>
        <w:sdtPr>
          <w:id w:val="1952009586"/>
          <w:tag w:val="goog_rdk_122"/>
        </w:sdtPr>
        <w:sdtContent>
          <w:r w:rsidDel="00000000" w:rsidR="00000000" w:rsidRPr="00000000">
            <w:rPr>
              <w:rFonts w:ascii="Arial Unicode MS" w:cs="Arial Unicode MS" w:eastAsia="Arial Unicode MS" w:hAnsi="Arial Unicode MS"/>
              <w:sz w:val="22"/>
              <w:szCs w:val="22"/>
              <w:rtl w:val="0"/>
            </w:rPr>
            <w:t xml:space="preserve">    温度和时间对叶底的响应曲线见图 4，随炒制时间增加，叶底评分分值呈现不同程度的下降趋势，其中 210℃组随时间下滑的斜率最陡峭，清晰解释了 G9 组受热过度的现象，即高温下长时间炒制导致叶底品质快速劣变。</w:t>
          </w:r>
        </w:sdtContent>
      </w:sdt>
    </w:p>
    <w:p w:rsidR="00000000" w:rsidDel="00000000" w:rsidP="00000000" w:rsidRDefault="00000000" w:rsidRPr="00000000" w14:paraId="00000112">
      <w:pPr>
        <w:spacing w:after="120" w:before="120" w:line="288" w:lineRule="auto"/>
        <w:rPr>
          <w:rFonts w:ascii="Arial" w:cs="Arial" w:eastAsia="Arial" w:hAnsi="Arial"/>
          <w:sz w:val="22"/>
          <w:szCs w:val="22"/>
        </w:rPr>
      </w:pPr>
      <w:sdt>
        <w:sdtPr>
          <w:id w:val="-721675779"/>
          <w:tag w:val="goog_rdk_123"/>
        </w:sdtPr>
        <w:sdtContent>
          <w:r w:rsidDel="00000000" w:rsidR="00000000" w:rsidRPr="00000000">
            <w:rPr>
              <w:rFonts w:ascii="Arial Unicode MS" w:cs="Arial Unicode MS" w:eastAsia="Arial Unicode MS" w:hAnsi="Arial Unicode MS"/>
              <w:sz w:val="22"/>
              <w:szCs w:val="22"/>
              <w:rtl w:val="0"/>
            </w:rPr>
            <w:t xml:space="preserve">图3：温度对“香气”与“汤色”的响应                           </w:t>
          </w:r>
        </w:sdtContent>
      </w:sdt>
      <w:sdt>
        <w:sdtPr>
          <w:id w:val="-1482546182"/>
          <w:tag w:val="goog_rdk_124"/>
        </w:sdtPr>
        <w:sdtContent>
          <w:r w:rsidDel="00000000" w:rsidR="00000000" w:rsidRPr="00000000">
            <w:rPr>
              <w:rFonts w:ascii="Arial Unicode MS" w:cs="Arial Unicode MS" w:eastAsia="Arial Unicode MS" w:hAnsi="Arial Unicode MS"/>
              <w:rtl w:val="0"/>
            </w:rPr>
            <w:t xml:space="preserve">图4：温度和时间对叶底的响应</w:t>
          </w:r>
        </w:sdtContent>
      </w:sdt>
      <w:r w:rsidDel="00000000" w:rsidR="00000000" w:rsidRPr="00000000">
        <w:rPr>
          <w:rtl w:val="0"/>
        </w:rPr>
      </w:r>
    </w:p>
    <w:p w:rsidR="00000000" w:rsidDel="00000000" w:rsidP="00000000" w:rsidRDefault="00000000" w:rsidRPr="00000000" w14:paraId="00000113">
      <w:pPr>
        <w:spacing w:after="120" w:before="120" w:line="288"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3028950</wp:posOffset>
            </wp:positionH>
            <wp:positionV relativeFrom="paragraph">
              <wp:posOffset>49610</wp:posOffset>
            </wp:positionV>
            <wp:extent cx="2786063" cy="1974436"/>
            <wp:effectExtent b="0" l="0" r="0" t="0"/>
            <wp:wrapNone/>
            <wp:docPr id="1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786063" cy="197443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-57149</wp:posOffset>
            </wp:positionH>
            <wp:positionV relativeFrom="paragraph">
              <wp:posOffset>128587</wp:posOffset>
            </wp:positionV>
            <wp:extent cx="2758360" cy="1813830"/>
            <wp:effectExtent b="0" l="0" r="0" t="0"/>
            <wp:wrapTopAndBottom distB="0" dist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758360" cy="1813830"/>
                    </a:xfrm>
                    <a:prstGeom prst="rect"/>
                    <a:ln/>
                  </pic:spPr>
                </pic:pic>
              </a:graphicData>
            </a:graphic>
          </wp:anchor>
        </w:drawing>
      </w:r>
    </w:p>
    <w:p w:rsidR="00000000" w:rsidDel="00000000" w:rsidP="00000000" w:rsidRDefault="00000000" w:rsidRPr="00000000" w14:paraId="00000114">
      <w:pPr>
        <w:spacing w:after="120" w:before="120" w:line="288" w:lineRule="auto"/>
        <w:rPr/>
      </w:pPr>
      <w:r w:rsidDel="00000000" w:rsidR="00000000" w:rsidRPr="00000000">
        <w:rPr>
          <w:rtl w:val="0"/>
        </w:rPr>
      </w:r>
    </w:p>
    <w:bookmarkStart w:colFirst="0" w:colLast="0" w:name="bookmark=id.yuvuom451044" w:id="12"/>
    <w:bookmarkEnd w:id="12"/>
    <w:p w:rsidR="00000000" w:rsidDel="00000000" w:rsidP="00000000" w:rsidRDefault="00000000" w:rsidRPr="00000000" w14:paraId="00000115">
      <w:pPr>
        <w:spacing w:after="120" w:before="260" w:line="288" w:lineRule="auto"/>
        <w:rPr/>
      </w:pPr>
      <w:sdt>
        <w:sdtPr>
          <w:id w:val="-444200825"/>
          <w:tag w:val="goog_rdk_125"/>
        </w:sdtPr>
        <w:sdtContent>
          <w:r w:rsidDel="00000000" w:rsidR="00000000" w:rsidRPr="00000000">
            <w:rPr>
              <w:rFonts w:ascii="Arial Unicode MS" w:cs="Arial Unicode MS" w:eastAsia="Arial Unicode MS" w:hAnsi="Arial Unicode MS"/>
              <w:b w:val="1"/>
              <w:bCs w:val="1"/>
              <w:sz w:val="28"/>
              <w:szCs w:val="28"/>
              <w:rtl w:val="0"/>
            </w:rPr>
            <w:t xml:space="preserve">2.2.2 品质波动与稳定性分析</w:t>
          </w:r>
        </w:sdtContent>
      </w:sdt>
      <w:r w:rsidDel="00000000" w:rsidR="00000000" w:rsidRPr="00000000">
        <w:rPr>
          <w:rtl w:val="0"/>
        </w:rPr>
      </w:r>
    </w:p>
    <w:p w:rsidR="00000000" w:rsidDel="00000000" w:rsidP="00000000" w:rsidRDefault="00000000" w:rsidRPr="00000000" w14:paraId="00000116">
      <w:pPr>
        <w:spacing w:after="240" w:before="240" w:line="288" w:lineRule="auto"/>
        <w:rPr>
          <w:rFonts w:ascii="Arial" w:cs="Arial" w:eastAsia="Arial" w:hAnsi="Arial"/>
          <w:sz w:val="22"/>
          <w:szCs w:val="22"/>
        </w:rPr>
      </w:pPr>
      <w:sdt>
        <w:sdtPr>
          <w:id w:val="1616423366"/>
          <w:tag w:val="goog_rdk_126"/>
        </w:sdtPr>
        <w:sdtContent>
          <w:r w:rsidDel="00000000" w:rsidR="00000000" w:rsidRPr="00000000">
            <w:rPr>
              <w:rFonts w:ascii="Arial Unicode MS" w:cs="Arial Unicode MS" w:eastAsia="Arial Unicode MS" w:hAnsi="Arial Unicode MS"/>
              <w:sz w:val="22"/>
              <w:szCs w:val="22"/>
              <w:rtl w:val="0"/>
            </w:rPr>
            <w:t xml:space="preserve">为比较不同工艺条件下茶叶品质的稳定性，本研究采用极差分析和雷达图分析对各处理组的感官表现进行评价。</w:t>
          </w:r>
        </w:sdtContent>
      </w:sdt>
    </w:p>
    <w:p w:rsidR="00000000" w:rsidDel="00000000" w:rsidP="00000000" w:rsidRDefault="00000000" w:rsidRPr="00000000" w14:paraId="00000117">
      <w:pPr>
        <w:spacing w:after="120" w:before="120" w:line="288" w:lineRule="auto"/>
        <w:ind w:firstLine="220"/>
        <w:rPr>
          <w:rFonts w:ascii="Arial" w:cs="Arial" w:eastAsia="Arial" w:hAnsi="Arial"/>
          <w:sz w:val="22"/>
          <w:szCs w:val="22"/>
        </w:rPr>
      </w:pPr>
      <w:sdt>
        <w:sdtPr>
          <w:id w:val="1794704892"/>
          <w:tag w:val="goog_rdk_127"/>
        </w:sdtPr>
        <w:sdtContent>
          <w:r w:rsidDel="00000000" w:rsidR="00000000" w:rsidRPr="00000000">
            <w:rPr>
              <w:rFonts w:ascii="Arial Unicode MS" w:cs="Arial Unicode MS" w:eastAsia="Arial Unicode MS" w:hAnsi="Arial Unicode MS"/>
              <w:sz w:val="22"/>
              <w:szCs w:val="22"/>
              <w:rtl w:val="0"/>
            </w:rPr>
            <w:t xml:space="preserve">从综合评分来看，不同温度组均存在一定程度的波动。其中</w:t>
          </w:r>
        </w:sdtContent>
      </w:sdt>
      <w:sdt>
        <w:sdtPr>
          <w:id w:val="-1670106621"/>
          <w:tag w:val="goog_rdk_128"/>
        </w:sdtPr>
        <w:sdtContent>
          <w:r w:rsidDel="00000000" w:rsidR="00000000" w:rsidRPr="00000000">
            <w:rPr>
              <w:rFonts w:ascii="Arial Unicode MS" w:cs="Arial Unicode MS" w:eastAsia="Arial Unicode MS" w:hAnsi="Arial Unicode MS"/>
              <w:sz w:val="22"/>
              <w:szCs w:val="22"/>
              <w:rtl w:val="0"/>
            </w:rPr>
            <w:t xml:space="preserve">，</w:t>
          </w:r>
        </w:sdtContent>
      </w:sdt>
      <w:sdt>
        <w:sdtPr>
          <w:id w:val="1574646297"/>
          <w:tag w:val="goog_rdk_129"/>
        </w:sdtPr>
        <w:sdtContent>
          <w:r w:rsidDel="00000000" w:rsidR="00000000" w:rsidRPr="00000000">
            <w:rPr>
              <w:rFonts w:ascii="Arial Unicode MS" w:cs="Arial Unicode MS" w:eastAsia="Arial Unicode MS" w:hAnsi="Arial Unicode MS"/>
              <w:sz w:val="22"/>
              <w:szCs w:val="22"/>
              <w:rtl w:val="0"/>
            </w:rPr>
            <w:t xml:space="preserve">170℃组综合评分介于85.6至91.7之间，210℃组介于87.8至91.8之间。整体而言，各温度水平下均表现出一定的工艺敏感性，说明炒制时间变化会对最终品质产生影响。尤其在较长炒制时间条件下，部分处理组综合评分出现明显下降，表明工艺参数控制对品质形成具有重要作用。</w:t>
          </w:r>
        </w:sdtContent>
      </w:sdt>
      <w:r w:rsidDel="00000000" w:rsidR="00000000" w:rsidRPr="00000000">
        <w:rPr>
          <w:rtl w:val="0"/>
        </w:rPr>
      </w:r>
    </w:p>
    <w:p w:rsidR="00000000" w:rsidDel="00000000" w:rsidP="00000000" w:rsidRDefault="00000000" w:rsidRPr="00000000" w14:paraId="00000118">
      <w:pPr>
        <w:spacing w:after="120" w:before="120" w:line="288" w:lineRule="auto"/>
        <w:ind w:firstLine="220"/>
        <w:rPr>
          <w:rFonts w:ascii="Arial" w:cs="Arial" w:eastAsia="Arial" w:hAnsi="Arial"/>
          <w:sz w:val="22"/>
          <w:szCs w:val="22"/>
        </w:rPr>
      </w:pPr>
      <w:sdt>
        <w:sdtPr>
          <w:id w:val="961142729"/>
          <w:tag w:val="goog_rdk_130"/>
        </w:sdtPr>
        <w:sdtContent>
          <w:r w:rsidDel="00000000" w:rsidR="00000000" w:rsidRPr="00000000">
            <w:rPr>
              <w:rFonts w:ascii="Arial Unicode MS" w:cs="Arial Unicode MS" w:eastAsia="Arial Unicode MS" w:hAnsi="Arial Unicode MS"/>
              <w:sz w:val="22"/>
              <w:szCs w:val="22"/>
              <w:rtl w:val="0"/>
            </w:rPr>
            <w:t xml:space="preserve">进一步选取</w:t>
          </w:r>
        </w:sdtContent>
      </w:sdt>
      <w:sdt>
        <w:sdtPr>
          <w:id w:val="-1064164358"/>
          <w:tag w:val="goog_rdk_131"/>
        </w:sdtPr>
        <w:sdtContent>
          <w:r w:rsidDel="00000000" w:rsidR="00000000" w:rsidRPr="00000000">
            <w:rPr>
              <w:rFonts w:ascii="Arial Unicode MS" w:cs="Arial Unicode MS" w:eastAsia="Arial Unicode MS" w:hAnsi="Arial Unicode MS"/>
              <w:sz w:val="22"/>
              <w:szCs w:val="22"/>
              <w:rtl w:val="0"/>
            </w:rPr>
            <w:t xml:space="preserve">G1、G5、G9 三组</w:t>
          </w:r>
        </w:sdtContent>
      </w:sdt>
      <w:sdt>
        <w:sdtPr>
          <w:id w:val="-1268731438"/>
          <w:tag w:val="goog_rdk_132"/>
        </w:sdtPr>
        <w:sdtContent>
          <w:r w:rsidDel="00000000" w:rsidR="00000000" w:rsidRPr="00000000">
            <w:rPr>
              <w:rFonts w:ascii="Arial Unicode MS" w:cs="Arial Unicode MS" w:eastAsia="Arial Unicode MS" w:hAnsi="Arial Unicode MS"/>
              <w:sz w:val="22"/>
              <w:szCs w:val="22"/>
              <w:rtl w:val="0"/>
            </w:rPr>
            <w:t xml:space="preserve">具有</w:t>
          </w:r>
        </w:sdtContent>
      </w:sdt>
      <w:sdt>
        <w:sdtPr>
          <w:id w:val="-365684182"/>
          <w:tag w:val="goog_rdk_133"/>
        </w:sdtPr>
        <w:sdtContent>
          <w:r w:rsidDel="00000000" w:rsidR="00000000" w:rsidRPr="00000000">
            <w:rPr>
              <w:rFonts w:ascii="Arial Unicode MS" w:cs="Arial Unicode MS" w:eastAsia="Arial Unicode MS" w:hAnsi="Arial Unicode MS"/>
              <w:sz w:val="22"/>
              <w:szCs w:val="22"/>
              <w:rtl w:val="0"/>
            </w:rPr>
            <w:t xml:space="preserve">代表性</w:t>
          </w:r>
        </w:sdtContent>
      </w:sdt>
      <w:sdt>
        <w:sdtPr>
          <w:id w:val="-1631017894"/>
          <w:tag w:val="goog_rdk_134"/>
        </w:sdtPr>
        <w:sdtContent>
          <w:r w:rsidDel="00000000" w:rsidR="00000000" w:rsidRPr="00000000">
            <w:rPr>
              <w:rFonts w:ascii="Arial Unicode MS" w:cs="Arial Unicode MS" w:eastAsia="Arial Unicode MS" w:hAnsi="Arial Unicode MS"/>
              <w:sz w:val="22"/>
              <w:szCs w:val="22"/>
              <w:rtl w:val="0"/>
            </w:rPr>
            <w:t xml:space="preserve">的</w:t>
          </w:r>
        </w:sdtContent>
      </w:sdt>
      <w:sdt>
        <w:sdtPr>
          <w:id w:val="1613749994"/>
          <w:tag w:val="goog_rdk_135"/>
        </w:sdtPr>
        <w:sdtContent>
          <w:r w:rsidDel="00000000" w:rsidR="00000000" w:rsidRPr="00000000">
            <w:rPr>
              <w:rFonts w:ascii="Arial Unicode MS" w:cs="Arial Unicode MS" w:eastAsia="Arial Unicode MS" w:hAnsi="Arial Unicode MS"/>
              <w:sz w:val="22"/>
              <w:szCs w:val="22"/>
              <w:rtl w:val="0"/>
            </w:rPr>
            <w:t xml:space="preserve">数据</w:t>
          </w:r>
        </w:sdtContent>
      </w:sdt>
      <w:sdt>
        <w:sdtPr>
          <w:id w:val="21194107"/>
          <w:tag w:val="goog_rdk_136"/>
        </w:sdtPr>
        <w:sdtContent>
          <w:r w:rsidDel="00000000" w:rsidR="00000000" w:rsidRPr="00000000">
            <w:rPr>
              <w:rFonts w:ascii="Arial Unicode MS" w:cs="Arial Unicode MS" w:eastAsia="Arial Unicode MS" w:hAnsi="Arial Unicode MS"/>
              <w:sz w:val="22"/>
              <w:szCs w:val="22"/>
              <w:rtl w:val="0"/>
            </w:rPr>
            <w:t xml:space="preserve">进行雷达图分析（图5，图6）。从原始数据雷达图（图5）可以看出，G5组（190℃、5.3 min）在香气、滋味、外形、汤色和叶底等指标上均保持较高水平，形成较为均衡的多边形结构。</w:t>
          </w:r>
        </w:sdtContent>
      </w:sdt>
      <w:sdt>
        <w:sdtPr>
          <w:id w:val="1568729180"/>
          <w:tag w:val="goog_rdk_137"/>
        </w:sdtPr>
        <w:sdtContent>
          <w:r w:rsidDel="00000000" w:rsidR="00000000" w:rsidRPr="00000000">
            <w:rPr>
              <w:rFonts w:ascii="Arial Unicode MS" w:cs="Arial Unicode MS" w:eastAsia="Arial Unicode MS" w:hAnsi="Arial Unicode MS"/>
              <w:sz w:val="22"/>
              <w:szCs w:val="22"/>
              <w:rtl w:val="0"/>
            </w:rPr>
            <w:t xml:space="preserve">归一化处理后的雷达图（图 6）</w:t>
          </w:r>
        </w:sdtContent>
      </w:sdt>
      <w:sdt>
        <w:sdtPr>
          <w:id w:val="-511685574"/>
          <w:tag w:val="goog_rdk_138"/>
        </w:sdtPr>
        <w:sdtContent>
          <w:r w:rsidDel="00000000" w:rsidR="00000000" w:rsidRPr="00000000">
            <w:rPr>
              <w:rFonts w:ascii="Arial Unicode MS" w:cs="Arial Unicode MS" w:eastAsia="Arial Unicode MS" w:hAnsi="Arial Unicode MS"/>
              <w:sz w:val="22"/>
              <w:szCs w:val="22"/>
              <w:rtl w:val="0"/>
            </w:rPr>
            <w:t xml:space="preserve">进一步表明</w:t>
          </w:r>
        </w:sdtContent>
      </w:sdt>
      <w:sdt>
        <w:sdtPr>
          <w:id w:val="-479554783"/>
          <w:tag w:val="goog_rdk_139"/>
        </w:sdtPr>
        <w:sdtContent>
          <w:r w:rsidDel="00000000" w:rsidR="00000000" w:rsidRPr="00000000">
            <w:rPr>
              <w:rFonts w:ascii="Arial Unicode MS" w:cs="Arial Unicode MS" w:eastAsia="Arial Unicode MS" w:hAnsi="Arial Unicode MS"/>
              <w:sz w:val="22"/>
              <w:szCs w:val="22"/>
              <w:rtl w:val="0"/>
            </w:rPr>
            <w:t xml:space="preserve">，G5 组</w:t>
          </w:r>
        </w:sdtContent>
      </w:sdt>
      <w:sdt>
        <w:sdtPr>
          <w:id w:val="1855227437"/>
          <w:tag w:val="goog_rdk_140"/>
        </w:sdtPr>
        <w:sdtContent>
          <w:r w:rsidDel="00000000" w:rsidR="00000000" w:rsidRPr="00000000">
            <w:rPr>
              <w:rFonts w:ascii="Arial Unicode MS" w:cs="Arial Unicode MS" w:eastAsia="Arial Unicode MS" w:hAnsi="Arial Unicode MS"/>
              <w:sz w:val="22"/>
              <w:szCs w:val="22"/>
              <w:rtl w:val="0"/>
            </w:rPr>
            <w:t xml:space="preserve">（190℃、5.3 min）</w:t>
          </w:r>
        </w:sdtContent>
      </w:sdt>
      <w:sdt>
        <w:sdtPr>
          <w:id w:val="1947107384"/>
          <w:tag w:val="goog_rdk_141"/>
        </w:sdtPr>
        <w:sdtContent>
          <w:r w:rsidDel="00000000" w:rsidR="00000000" w:rsidRPr="00000000">
            <w:rPr>
              <w:rFonts w:ascii="Arial Unicode MS" w:cs="Arial Unicode MS" w:eastAsia="Arial Unicode MS" w:hAnsi="Arial Unicode MS"/>
              <w:sz w:val="22"/>
              <w:szCs w:val="22"/>
              <w:rtl w:val="0"/>
            </w:rPr>
            <w:t xml:space="preserve">呈现面积最大的均衡五角形，各项指标发展均衡，显示出较好的综合品质和平衡性。</w:t>
          </w:r>
        </w:sdtContent>
      </w:sdt>
      <w:sdt>
        <w:sdtPr>
          <w:id w:val="-537677705"/>
          <w:tag w:val="goog_rdk_142"/>
        </w:sdtPr>
        <w:sdtContent>
          <w:r w:rsidDel="00000000" w:rsidR="00000000" w:rsidRPr="00000000">
            <w:rPr>
              <w:rFonts w:ascii="Arial Unicode MS" w:cs="Arial Unicode MS" w:eastAsia="Arial Unicode MS" w:hAnsi="Arial Unicode MS"/>
              <w:sz w:val="22"/>
              <w:szCs w:val="22"/>
              <w:rtl w:val="0"/>
            </w:rPr>
            <w:t xml:space="preserve">相对而言，</w:t>
          </w:r>
        </w:sdtContent>
      </w:sdt>
      <w:r w:rsidDel="00000000" w:rsidR="00000000" w:rsidRPr="00000000">
        <w:rPr>
          <w:rFonts w:ascii="Arial" w:cs="Arial" w:eastAsia="Arial" w:hAnsi="Arial"/>
          <w:sz w:val="22"/>
          <w:szCs w:val="22"/>
          <w:rtl w:val="0"/>
        </w:rPr>
        <w:t xml:space="preserve"> G9 </w:t>
      </w:r>
      <w:sdt>
        <w:sdtPr>
          <w:id w:val="1071609242"/>
          <w:tag w:val="goog_rdk_143"/>
        </w:sdtPr>
        <w:sdtContent>
          <w:r w:rsidDel="00000000" w:rsidR="00000000" w:rsidRPr="00000000">
            <w:rPr>
              <w:rFonts w:ascii="Arial Unicode MS" w:cs="Arial Unicode MS" w:eastAsia="Arial Unicode MS" w:hAnsi="Arial Unicode MS"/>
              <w:sz w:val="22"/>
              <w:szCs w:val="22"/>
              <w:rtl w:val="0"/>
            </w:rPr>
            <w:t xml:space="preserve">（190℃、5.3 min）</w:t>
          </w:r>
        </w:sdtContent>
      </w:sdt>
      <w:sdt>
        <w:sdtPr>
          <w:id w:val="96227429"/>
          <w:tag w:val="goog_rdk_144"/>
        </w:sdtPr>
        <w:sdtContent>
          <w:r w:rsidDel="00000000" w:rsidR="00000000" w:rsidRPr="00000000">
            <w:rPr>
              <w:rFonts w:ascii="Arial Unicode MS" w:cs="Arial Unicode MS" w:eastAsia="Arial Unicode MS" w:hAnsi="Arial Unicode MS"/>
              <w:sz w:val="22"/>
              <w:szCs w:val="22"/>
              <w:rtl w:val="0"/>
            </w:rPr>
            <w:t xml:space="preserve">在</w:t>
          </w:r>
        </w:sdtContent>
      </w:sdt>
      <w:sdt>
        <w:sdtPr>
          <w:id w:val="221466029"/>
          <w:tag w:val="goog_rdk_145"/>
        </w:sdtPr>
        <w:sdtContent>
          <w:r w:rsidDel="00000000" w:rsidR="00000000" w:rsidRPr="00000000">
            <w:rPr>
              <w:rFonts w:ascii="Arial Unicode MS" w:cs="Arial Unicode MS" w:eastAsia="Arial Unicode MS" w:hAnsi="Arial Unicode MS"/>
              <w:sz w:val="22"/>
              <w:szCs w:val="22"/>
              <w:rtl w:val="0"/>
            </w:rPr>
            <w:t xml:space="preserve">香气，</w:t>
          </w:r>
        </w:sdtContent>
      </w:sdt>
      <w:sdt>
        <w:sdtPr>
          <w:id w:val="-563159224"/>
          <w:tag w:val="goog_rdk_146"/>
        </w:sdtPr>
        <w:sdtContent>
          <w:r w:rsidDel="00000000" w:rsidR="00000000" w:rsidRPr="00000000">
            <w:rPr>
              <w:rFonts w:ascii="Arial Unicode MS" w:cs="Arial Unicode MS" w:eastAsia="Arial Unicode MS" w:hAnsi="Arial Unicode MS"/>
              <w:sz w:val="22"/>
              <w:szCs w:val="22"/>
              <w:rtl w:val="0"/>
            </w:rPr>
            <w:t xml:space="preserve">滋味和汤色</w:t>
          </w:r>
        </w:sdtContent>
      </w:sdt>
      <w:sdt>
        <w:sdtPr>
          <w:id w:val="-1169438114"/>
          <w:tag w:val="goog_rdk_147"/>
        </w:sdtPr>
        <w:sdtContent>
          <w:r w:rsidDel="00000000" w:rsidR="00000000" w:rsidRPr="00000000">
            <w:rPr>
              <w:rFonts w:ascii="Arial Unicode MS" w:cs="Arial Unicode MS" w:eastAsia="Arial Unicode MS" w:hAnsi="Arial Unicode MS"/>
              <w:sz w:val="22"/>
              <w:szCs w:val="22"/>
              <w:rtl w:val="0"/>
            </w:rPr>
            <w:t xml:space="preserve">等</w:t>
          </w:r>
        </w:sdtContent>
      </w:sdt>
      <w:sdt>
        <w:sdtPr>
          <w:id w:val="610098499"/>
          <w:tag w:val="goog_rdk_148"/>
        </w:sdtPr>
        <w:sdtContent>
          <w:r w:rsidDel="00000000" w:rsidR="00000000" w:rsidRPr="00000000">
            <w:rPr>
              <w:rFonts w:ascii="Arial Unicode MS" w:cs="Arial Unicode MS" w:eastAsia="Arial Unicode MS" w:hAnsi="Arial Unicode MS"/>
              <w:sz w:val="22"/>
              <w:szCs w:val="22"/>
              <w:rtl w:val="0"/>
            </w:rPr>
            <w:t xml:space="preserve">维度出现塌陷，</w:t>
          </w:r>
        </w:sdtContent>
      </w:sdt>
      <w:sdt>
        <w:sdtPr>
          <w:id w:val="1196909996"/>
          <w:tag w:val="goog_rdk_149"/>
        </w:sdtPr>
        <w:sdtContent>
          <w:r w:rsidDel="00000000" w:rsidR="00000000" w:rsidRPr="00000000">
            <w:rPr>
              <w:rFonts w:ascii="Arial Unicode MS" w:cs="Arial Unicode MS" w:eastAsia="Arial Unicode MS" w:hAnsi="Arial Unicode MS"/>
              <w:sz w:val="22"/>
              <w:szCs w:val="22"/>
              <w:rtl w:val="0"/>
            </w:rPr>
            <w:t xml:space="preserve">从而</w:t>
          </w:r>
        </w:sdtContent>
      </w:sdt>
      <w:sdt>
        <w:sdtPr>
          <w:id w:val="-947085503"/>
          <w:tag w:val="goog_rdk_150"/>
        </w:sdtPr>
        <w:sdtContent>
          <w:r w:rsidDel="00000000" w:rsidR="00000000" w:rsidRPr="00000000">
            <w:rPr>
              <w:rFonts w:ascii="Arial Unicode MS" w:cs="Arial Unicode MS" w:eastAsia="Arial Unicode MS" w:hAnsi="Arial Unicode MS"/>
              <w:sz w:val="22"/>
              <w:szCs w:val="22"/>
              <w:rtl w:val="0"/>
            </w:rPr>
            <w:t xml:space="preserve">印证了标准工艺</w:t>
          </w:r>
        </w:sdtContent>
      </w:sdt>
      <w:sdt>
        <w:sdtPr>
          <w:id w:val="-2073531771"/>
          <w:tag w:val="goog_rdk_151"/>
        </w:sdtPr>
        <w:sdtContent>
          <w:r w:rsidDel="00000000" w:rsidR="00000000" w:rsidRPr="00000000">
            <w:rPr>
              <w:rFonts w:ascii="Arial Unicode MS" w:cs="Arial Unicode MS" w:eastAsia="Arial Unicode MS" w:hAnsi="Arial Unicode MS"/>
              <w:sz w:val="22"/>
              <w:szCs w:val="22"/>
              <w:rtl w:val="0"/>
            </w:rPr>
            <w:t xml:space="preserve">G5组</w:t>
          </w:r>
        </w:sdtContent>
      </w:sdt>
      <w:sdt>
        <w:sdtPr>
          <w:id w:val="1050660204"/>
          <w:tag w:val="goog_rdk_152"/>
        </w:sdtPr>
        <w:sdtContent>
          <w:r w:rsidDel="00000000" w:rsidR="00000000" w:rsidRPr="00000000">
            <w:rPr>
              <w:rFonts w:ascii="Arial Unicode MS" w:cs="Arial Unicode MS" w:eastAsia="Arial Unicode MS" w:hAnsi="Arial Unicode MS"/>
              <w:sz w:val="22"/>
              <w:szCs w:val="22"/>
              <w:rtl w:val="0"/>
            </w:rPr>
            <w:t xml:space="preserve">在多维度品质平衡上的优越性。</w:t>
          </w:r>
        </w:sdtContent>
      </w:sdt>
    </w:p>
    <w:p w:rsidR="00000000" w:rsidDel="00000000" w:rsidP="00000000" w:rsidRDefault="00000000" w:rsidRPr="00000000" w14:paraId="00000119">
      <w:pPr>
        <w:rPr>
          <w:rFonts w:ascii="Arimo" w:cs="Arimo" w:eastAsia="Arimo" w:hAnsi="Arimo"/>
        </w:rPr>
      </w:pPr>
      <w:sdt>
        <w:sdtPr>
          <w:id w:val="275903340"/>
          <w:tag w:val="goog_rdk_153"/>
        </w:sdtPr>
        <w:sdtContent>
          <w:r w:rsidDel="00000000" w:rsidR="00000000" w:rsidRPr="00000000">
            <w:rPr>
              <w:rFonts w:ascii="Arial Unicode MS" w:cs="Arial Unicode MS" w:eastAsia="Arial Unicode MS" w:hAnsi="Arial Unicode MS"/>
              <w:rtl w:val="0"/>
            </w:rPr>
            <w:t xml:space="preserve">图5：G1，G5，G9的雷达图                      图6:归一化处理后的G1，G5，G9的雷达图</w:t>
          </w:r>
        </w:sdtContent>
      </w:sdt>
    </w:p>
    <w:p w:rsidR="00000000" w:rsidDel="00000000" w:rsidP="00000000" w:rsidRDefault="00000000" w:rsidRPr="00000000" w14:paraId="0000011A">
      <w:pPr>
        <w:rPr>
          <w:rFonts w:ascii="Arimo" w:cs="Arimo" w:eastAsia="Arimo" w:hAnsi="Arim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3028950</wp:posOffset>
            </wp:positionH>
            <wp:positionV relativeFrom="paragraph">
              <wp:posOffset>64113</wp:posOffset>
            </wp:positionV>
            <wp:extent cx="2595563" cy="2316898"/>
            <wp:effectExtent b="0" l="0" r="0" t="0"/>
            <wp:wrapNone/>
            <wp:docPr id="5"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2595563" cy="2316898"/>
                    </a:xfrm>
                    <a:prstGeom prst="rect"/>
                    <a:ln/>
                  </pic:spPr>
                </pic:pic>
              </a:graphicData>
            </a:graphic>
          </wp:anchor>
        </w:drawing>
      </w:r>
    </w:p>
    <w:p w:rsidR="00000000" w:rsidDel="00000000" w:rsidP="00000000" w:rsidRDefault="00000000" w:rsidRPr="00000000" w14:paraId="0000011B">
      <w:pPr>
        <w:rPr/>
      </w:pPr>
      <w:r w:rsidDel="00000000" w:rsidR="00000000" w:rsidRPr="00000000">
        <w:rPr>
          <w:rFonts w:ascii="Arimo" w:cs="Arimo" w:eastAsia="Arimo" w:hAnsi="Arimo"/>
        </w:rPr>
        <w:drawing>
          <wp:inline distB="0" distT="0" distL="0" distR="0">
            <wp:extent cx="2547938" cy="2112924"/>
            <wp:effectExtent b="0" l="0" r="0" t="0"/>
            <wp:docPr id="10"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2547938" cy="2112924"/>
                    </a:xfrm>
                    <a:prstGeom prst="rect"/>
                    <a:ln/>
                  </pic:spPr>
                </pic:pic>
              </a:graphicData>
            </a:graphic>
          </wp:inline>
        </w:drawing>
      </w:r>
      <w:r w:rsidDel="00000000" w:rsidR="00000000" w:rsidRPr="00000000">
        <w:rPr>
          <w:rtl w:val="0"/>
        </w:rPr>
      </w:r>
    </w:p>
    <w:bookmarkStart w:colFirst="0" w:colLast="0" w:name="bookmark=id.nqe9n6l7mr7u" w:id="13"/>
    <w:bookmarkEnd w:id="13"/>
    <w:p w:rsidR="00000000" w:rsidDel="00000000" w:rsidP="00000000" w:rsidRDefault="00000000" w:rsidRPr="00000000" w14:paraId="0000011C">
      <w:pPr>
        <w:spacing w:after="120" w:before="260" w:line="288" w:lineRule="auto"/>
        <w:rPr/>
      </w:pPr>
      <w:sdt>
        <w:sdtPr>
          <w:id w:val="-973487662"/>
          <w:tag w:val="goog_rdk_154"/>
        </w:sdtPr>
        <w:sdtContent>
          <w:r w:rsidDel="00000000" w:rsidR="00000000" w:rsidRPr="00000000">
            <w:rPr>
              <w:rFonts w:ascii="Arial Unicode MS" w:cs="Arial Unicode MS" w:eastAsia="Arial Unicode MS" w:hAnsi="Arial Unicode MS"/>
              <w:b w:val="1"/>
              <w:bCs w:val="1"/>
              <w:sz w:val="28"/>
              <w:szCs w:val="28"/>
              <w:rtl w:val="0"/>
            </w:rPr>
            <w:t xml:space="preserve">2.2.3 感官品质的拐点判定</w:t>
          </w:r>
        </w:sdtContent>
      </w:sdt>
      <w:r w:rsidDel="00000000" w:rsidR="00000000" w:rsidRPr="00000000">
        <w:rPr>
          <w:rtl w:val="0"/>
        </w:rPr>
      </w:r>
    </w:p>
    <w:p w:rsidR="00000000" w:rsidDel="00000000" w:rsidP="00000000" w:rsidRDefault="00000000" w:rsidRPr="00000000" w14:paraId="0000011D">
      <w:pPr>
        <w:spacing w:after="120" w:before="120" w:line="288" w:lineRule="auto"/>
        <w:rPr>
          <w:rFonts w:ascii="Arial" w:cs="Arial" w:eastAsia="Arial" w:hAnsi="Arial"/>
          <w:sz w:val="22"/>
          <w:szCs w:val="22"/>
        </w:rPr>
      </w:pPr>
      <w:sdt>
        <w:sdtPr>
          <w:id w:val="1598003913"/>
          <w:tag w:val="goog_rdk_155"/>
        </w:sdtPr>
        <w:sdtContent>
          <w:r w:rsidDel="00000000" w:rsidR="00000000" w:rsidRPr="00000000">
            <w:rPr>
              <w:rFonts w:ascii="Arial Unicode MS" w:cs="Arial Unicode MS" w:eastAsia="Arial Unicode MS" w:hAnsi="Arial Unicode MS"/>
              <w:sz w:val="22"/>
              <w:szCs w:val="22"/>
              <w:rtl w:val="0"/>
            </w:rPr>
            <w:t xml:space="preserve">为进一步探索炒茶工艺参数对品质形成的影响，本研究对综合评分及关键感官指标进行了拐点分析。</w:t>
          </w:r>
        </w:sdtContent>
      </w:sdt>
    </w:p>
    <w:p w:rsidR="00000000" w:rsidDel="00000000" w:rsidP="00000000" w:rsidRDefault="00000000" w:rsidRPr="00000000" w14:paraId="0000011E">
      <w:pPr>
        <w:spacing w:after="120" w:before="120" w:line="288" w:lineRule="auto"/>
        <w:rPr>
          <w:rFonts w:ascii="Arial" w:cs="Arial" w:eastAsia="Arial" w:hAnsi="Arial"/>
          <w:sz w:val="22"/>
          <w:szCs w:val="22"/>
        </w:rPr>
      </w:pPr>
      <w:sdt>
        <w:sdtPr>
          <w:id w:val="1053246237"/>
          <w:tag w:val="goog_rdk_156"/>
        </w:sdtPr>
        <w:sdtContent>
          <w:r w:rsidDel="00000000" w:rsidR="00000000" w:rsidRPr="00000000">
            <w:rPr>
              <w:rFonts w:ascii="Arial Unicode MS" w:cs="Arial Unicode MS" w:eastAsia="Arial Unicode MS" w:hAnsi="Arial Unicode MS"/>
              <w:sz w:val="22"/>
              <w:szCs w:val="22"/>
              <w:rtl w:val="0"/>
            </w:rPr>
            <w:t xml:space="preserve">在 5.3 min这一固定时长下，温度对综合得分的影响曲线见图 7，温度从 170</w:t>
          </w:r>
        </w:sdtContent>
      </w:sdt>
      <w:r w:rsidDel="00000000" w:rsidR="00000000" w:rsidRPr="00000000">
        <w:rPr>
          <w:rFonts w:ascii="Cambria Math" w:cs="Cambria Math" w:eastAsia="Cambria Math" w:hAnsi="Cambria Math"/>
          <w:sz w:val="22"/>
          <w:szCs w:val="22"/>
          <w:rtl w:val="0"/>
        </w:rPr>
        <w:t xml:space="preserve">℃</w:t>
      </w:r>
      <w:sdt>
        <w:sdtPr>
          <w:id w:val="643168019"/>
          <w:tag w:val="goog_rdk_157"/>
        </w:sdtPr>
        <w:sdtContent>
          <w:r w:rsidDel="00000000" w:rsidR="00000000" w:rsidRPr="00000000">
            <w:rPr>
              <w:rFonts w:ascii="Arial Unicode MS" w:cs="Arial Unicode MS" w:eastAsia="Arial Unicode MS" w:hAnsi="Arial Unicode MS"/>
              <w:sz w:val="22"/>
              <w:szCs w:val="22"/>
              <w:rtl w:val="0"/>
            </w:rPr>
            <w:t xml:space="preserve">升至 190</w:t>
          </w:r>
        </w:sdtContent>
      </w:sdt>
      <w:r w:rsidDel="00000000" w:rsidR="00000000" w:rsidRPr="00000000">
        <w:rPr>
          <w:rFonts w:ascii="Cambria Math" w:cs="Cambria Math" w:eastAsia="Cambria Math" w:hAnsi="Cambria Math"/>
          <w:sz w:val="22"/>
          <w:szCs w:val="22"/>
          <w:rtl w:val="0"/>
        </w:rPr>
        <w:t xml:space="preserve">℃</w:t>
      </w:r>
      <w:sdt>
        <w:sdtPr>
          <w:id w:val="-748665531"/>
          <w:tag w:val="goog_rdk_158"/>
        </w:sdtPr>
        <w:sdtContent>
          <w:r w:rsidDel="00000000" w:rsidR="00000000" w:rsidRPr="00000000">
            <w:rPr>
              <w:rFonts w:ascii="Arial Unicode MS" w:cs="Arial Unicode MS" w:eastAsia="Arial Unicode MS" w:hAnsi="Arial Unicode MS"/>
              <w:sz w:val="22"/>
              <w:szCs w:val="22"/>
              <w:rtl w:val="0"/>
            </w:rPr>
            <w:t xml:space="preserve">时评分显著上升，但从 190</w:t>
          </w:r>
        </w:sdtContent>
      </w:sdt>
      <w:r w:rsidDel="00000000" w:rsidR="00000000" w:rsidRPr="00000000">
        <w:rPr>
          <w:rFonts w:ascii="Cambria Math" w:cs="Cambria Math" w:eastAsia="Cambria Math" w:hAnsi="Cambria Math"/>
          <w:sz w:val="22"/>
          <w:szCs w:val="22"/>
          <w:rtl w:val="0"/>
        </w:rPr>
        <w:t xml:space="preserve">℃</w:t>
      </w:r>
      <w:sdt>
        <w:sdtPr>
          <w:id w:val="1492595389"/>
          <w:tag w:val="goog_rdk_159"/>
        </w:sdtPr>
        <w:sdtContent>
          <w:r w:rsidDel="00000000" w:rsidR="00000000" w:rsidRPr="00000000">
            <w:rPr>
              <w:rFonts w:ascii="Arial Unicode MS" w:cs="Arial Unicode MS" w:eastAsia="Arial Unicode MS" w:hAnsi="Arial Unicode MS"/>
              <w:sz w:val="22"/>
              <w:szCs w:val="22"/>
              <w:rtl w:val="0"/>
            </w:rPr>
            <w:t xml:space="preserve">升至 210</w:t>
          </w:r>
        </w:sdtContent>
      </w:sdt>
      <w:r w:rsidDel="00000000" w:rsidR="00000000" w:rsidRPr="00000000">
        <w:rPr>
          <w:rFonts w:ascii="Cambria Math" w:cs="Cambria Math" w:eastAsia="Cambria Math" w:hAnsi="Cambria Math"/>
          <w:sz w:val="22"/>
          <w:szCs w:val="22"/>
          <w:rtl w:val="0"/>
        </w:rPr>
        <w:t xml:space="preserve">℃</w:t>
      </w:r>
      <w:sdt>
        <w:sdtPr>
          <w:id w:val="-1298289237"/>
          <w:tag w:val="goog_rdk_160"/>
        </w:sdtPr>
        <w:sdtContent>
          <w:r w:rsidDel="00000000" w:rsidR="00000000" w:rsidRPr="00000000">
            <w:rPr>
              <w:rFonts w:ascii="Arial Unicode MS" w:cs="Arial Unicode MS" w:eastAsia="Arial Unicode MS" w:hAnsi="Arial Unicode MS"/>
              <w:sz w:val="22"/>
              <w:szCs w:val="22"/>
              <w:rtl w:val="0"/>
            </w:rPr>
            <w:t xml:space="preserve">时评分开始下降，呈现出“先升后降”的变化趋势。 </w:t>
          </w:r>
        </w:sdtContent>
      </w:sdt>
      <w:sdt>
        <w:sdtPr>
          <w:id w:val="-748137326"/>
          <w:tag w:val="goog_rdk_161"/>
        </w:sdtPr>
        <w:sdtContent>
          <w:r w:rsidDel="00000000" w:rsidR="00000000" w:rsidRPr="00000000">
            <w:rPr>
              <w:rFonts w:ascii="Arial Unicode MS" w:cs="Arial Unicode MS" w:eastAsia="Arial Unicode MS" w:hAnsi="Arial Unicode MS"/>
              <w:sz w:val="22"/>
              <w:szCs w:val="22"/>
              <w:rtl w:val="0"/>
            </w:rPr>
            <w:t xml:space="preserve">改结果表明，</w:t>
          </w:r>
        </w:sdtContent>
      </w:sdt>
      <w:r w:rsidDel="00000000" w:rsidR="00000000" w:rsidRPr="00000000">
        <w:rPr>
          <w:rFonts w:ascii="Arial" w:cs="Arial" w:eastAsia="Arial" w:hAnsi="Arial"/>
          <w:sz w:val="22"/>
          <w:szCs w:val="22"/>
          <w:rtl w:val="0"/>
        </w:rPr>
        <w:t xml:space="preserve"> 190</w:t>
      </w:r>
      <w:r w:rsidDel="00000000" w:rsidR="00000000" w:rsidRPr="00000000">
        <w:rPr>
          <w:rFonts w:ascii="Cambria Math" w:cs="Cambria Math" w:eastAsia="Cambria Math" w:hAnsi="Cambria Math"/>
          <w:sz w:val="22"/>
          <w:szCs w:val="22"/>
          <w:rtl w:val="0"/>
        </w:rPr>
        <w:t xml:space="preserve">℃</w:t>
      </w:r>
      <w:r w:rsidDel="00000000" w:rsidR="00000000" w:rsidRPr="00000000">
        <w:rPr>
          <w:rFonts w:ascii="Cambria Math" w:cs="Cambria Math" w:eastAsia="Cambria Math" w:hAnsi="Cambria Math"/>
          <w:sz w:val="22"/>
          <w:szCs w:val="22"/>
          <w:rtl w:val="0"/>
        </w:rPr>
        <w:t xml:space="preserve">附近</w:t>
      </w:r>
      <w:sdt>
        <w:sdtPr>
          <w:id w:val="-1415297103"/>
          <w:tag w:val="goog_rdk_162"/>
        </w:sdtPr>
        <w:sdtContent>
          <w:r w:rsidDel="00000000" w:rsidR="00000000" w:rsidRPr="00000000">
            <w:rPr>
              <w:rFonts w:ascii="Arial Unicode MS" w:cs="Arial Unicode MS" w:eastAsia="Arial Unicode MS" w:hAnsi="Arial Unicode MS"/>
              <w:sz w:val="22"/>
              <w:szCs w:val="22"/>
              <w:rtl w:val="0"/>
            </w:rPr>
            <w:t xml:space="preserve">可能是</w:t>
          </w:r>
        </w:sdtContent>
      </w:sdt>
      <w:sdt>
        <w:sdtPr>
          <w:id w:val="-498527763"/>
          <w:tag w:val="goog_rdk_163"/>
        </w:sdtPr>
        <w:sdtContent>
          <w:r w:rsidDel="00000000" w:rsidR="00000000" w:rsidRPr="00000000">
            <w:rPr>
              <w:rFonts w:ascii="Arial Unicode MS" w:cs="Arial Unicode MS" w:eastAsia="Arial Unicode MS" w:hAnsi="Arial Unicode MS"/>
              <w:sz w:val="22"/>
              <w:szCs w:val="22"/>
              <w:rtl w:val="0"/>
            </w:rPr>
            <w:t xml:space="preserve">感官品质的最优响应</w:t>
          </w:r>
        </w:sdtContent>
      </w:sdt>
      <w:sdt>
        <w:sdtPr>
          <w:id w:val="-1099111713"/>
          <w:tag w:val="goog_rdk_164"/>
        </w:sdtPr>
        <w:sdtContent>
          <w:r w:rsidDel="00000000" w:rsidR="00000000" w:rsidRPr="00000000">
            <w:rPr>
              <w:rFonts w:ascii="Arial Unicode MS" w:cs="Arial Unicode MS" w:eastAsia="Arial Unicode MS" w:hAnsi="Arial Unicode MS"/>
              <w:sz w:val="22"/>
              <w:szCs w:val="22"/>
              <w:rtl w:val="0"/>
            </w:rPr>
            <w:t xml:space="preserve">区间</w:t>
          </w:r>
        </w:sdtContent>
      </w:sdt>
      <w:sdt>
        <w:sdtPr>
          <w:id w:val="-308727292"/>
          <w:tag w:val="goog_rdk_165"/>
        </w:sdtPr>
        <w:sdtContent>
          <w:r w:rsidDel="00000000" w:rsidR="00000000" w:rsidRPr="00000000">
            <w:rPr>
              <w:rFonts w:ascii="Arial Unicode MS" w:cs="Arial Unicode MS" w:eastAsia="Arial Unicode MS" w:hAnsi="Arial Unicode MS"/>
              <w:sz w:val="22"/>
              <w:szCs w:val="22"/>
              <w:rtl w:val="0"/>
            </w:rPr>
            <w:t xml:space="preserve">。</w:t>
          </w:r>
        </w:sdtContent>
      </w:sdt>
    </w:p>
    <w:p w:rsidR="00000000" w:rsidDel="00000000" w:rsidP="00000000" w:rsidRDefault="00000000" w:rsidRPr="00000000" w14:paraId="0000011F">
      <w:pPr>
        <w:spacing w:after="120" w:before="120" w:line="288" w:lineRule="auto"/>
        <w:rPr>
          <w:rFonts w:ascii="Arial" w:cs="Arial" w:eastAsia="Arial" w:hAnsi="Arial"/>
          <w:sz w:val="22"/>
          <w:szCs w:val="22"/>
        </w:rPr>
      </w:pPr>
      <w:sdt>
        <w:sdtPr>
          <w:id w:val="-1898133099"/>
          <w:tag w:val="goog_rdk_166"/>
        </w:sdtPr>
        <w:sdtContent>
          <w:r w:rsidDel="00000000" w:rsidR="00000000" w:rsidRPr="00000000">
            <w:rPr>
              <w:rFonts w:ascii="Arial Unicode MS" w:cs="Arial Unicode MS" w:eastAsia="Arial Unicode MS" w:hAnsi="Arial Unicode MS"/>
              <w:sz w:val="22"/>
              <w:szCs w:val="22"/>
              <w:rtl w:val="0"/>
            </w:rPr>
            <w:t xml:space="preserve">在190℃条件下，滋味评分随炒制时间变化的趋势见图8。随着炒制时间由3.5 min增加至5.3 min，滋味评分明显提升；当时间继续延长至7.1 min时，滋味评分开始下降，表明过长的炒制时间可能不利于滋味品质的保持。</w:t>
          </w:r>
        </w:sdtContent>
      </w:sdt>
      <w:r w:rsidDel="00000000" w:rsidR="00000000" w:rsidRPr="00000000">
        <w:rPr>
          <w:rtl w:val="0"/>
        </w:rPr>
      </w:r>
    </w:p>
    <w:p w:rsidR="00000000" w:rsidDel="00000000" w:rsidP="00000000" w:rsidRDefault="00000000" w:rsidRPr="00000000" w14:paraId="00000120">
      <w:pPr>
        <w:spacing w:after="120" w:before="120" w:line="288" w:lineRule="auto"/>
        <w:rPr>
          <w:rFonts w:ascii="Arial" w:cs="Arial" w:eastAsia="Arial" w:hAnsi="Arial"/>
          <w:sz w:val="22"/>
          <w:szCs w:val="22"/>
        </w:rPr>
      </w:pPr>
      <w:sdt>
        <w:sdtPr>
          <w:id w:val="86239242"/>
          <w:tag w:val="goog_rdk_167"/>
        </w:sdtPr>
        <w:sdtContent>
          <w:r w:rsidDel="00000000" w:rsidR="00000000" w:rsidRPr="00000000">
            <w:rPr>
              <w:rFonts w:ascii="Arial Unicode MS" w:cs="Arial Unicode MS" w:eastAsia="Arial Unicode MS" w:hAnsi="Arial Unicode MS"/>
              <w:sz w:val="22"/>
              <w:szCs w:val="22"/>
              <w:rtl w:val="0"/>
            </w:rPr>
            <w:t xml:space="preserve">在 210</w:t>
          </w:r>
        </w:sdtContent>
      </w:sdt>
      <w:r w:rsidDel="00000000" w:rsidR="00000000" w:rsidRPr="00000000">
        <w:rPr>
          <w:rFonts w:ascii="Cambria Math" w:cs="Cambria Math" w:eastAsia="Cambria Math" w:hAnsi="Cambria Math"/>
          <w:sz w:val="22"/>
          <w:szCs w:val="22"/>
          <w:rtl w:val="0"/>
        </w:rPr>
        <w:t xml:space="preserve">℃</w:t>
      </w:r>
      <w:sdt>
        <w:sdtPr>
          <w:id w:val="1023478208"/>
          <w:tag w:val="goog_rdk_168"/>
        </w:sdtPr>
        <w:sdtContent>
          <w:r w:rsidDel="00000000" w:rsidR="00000000" w:rsidRPr="00000000">
            <w:rPr>
              <w:rFonts w:ascii="Arial Unicode MS" w:cs="Arial Unicode MS" w:eastAsia="Arial Unicode MS" w:hAnsi="Arial Unicode MS"/>
              <w:sz w:val="22"/>
              <w:szCs w:val="22"/>
              <w:rtl w:val="0"/>
            </w:rPr>
            <w:t xml:space="preserve">条件下，时间对香气评分的影响曲线见图 9，当炒制时间超过 5.3 min后，滋味评分开始出现</w:t>
          </w:r>
        </w:sdtContent>
      </w:sdt>
      <w:sdt>
        <w:sdtPr>
          <w:id w:val="-1095064089"/>
          <w:tag w:val="goog_rdk_169"/>
        </w:sdtPr>
        <w:sdtContent>
          <w:r w:rsidDel="00000000" w:rsidR="00000000" w:rsidRPr="00000000">
            <w:rPr>
              <w:rFonts w:ascii="Arial Unicode MS" w:cs="Arial Unicode MS" w:eastAsia="Arial Unicode MS" w:hAnsi="Arial Unicode MS"/>
              <w:sz w:val="22"/>
              <w:szCs w:val="22"/>
              <w:rtl w:val="0"/>
            </w:rPr>
            <w:t xml:space="preserve">下降趋势</w:t>
          </w:r>
        </w:sdtContent>
      </w:sdt>
      <w:sdt>
        <w:sdtPr>
          <w:id w:val="1605517268"/>
          <w:tag w:val="goog_rdk_170"/>
        </w:sdtPr>
        <w:sdtContent>
          <w:r w:rsidDel="00000000" w:rsidR="00000000" w:rsidRPr="00000000">
            <w:rPr>
              <w:rFonts w:ascii="Arial Unicode MS" w:cs="Arial Unicode MS" w:eastAsia="Arial Unicode MS" w:hAnsi="Arial Unicode MS"/>
              <w:sz w:val="22"/>
              <w:szCs w:val="22"/>
              <w:rtl w:val="0"/>
            </w:rPr>
            <w:t xml:space="preserve">，这是由于长时间高温导致苦涩物质比例失调、香气物质过度挥发</w:t>
          </w:r>
        </w:sdtContent>
      </w:sdt>
      <w:sdt>
        <w:sdtPr>
          <w:id w:val="2066631295"/>
          <w:tag w:val="goog_rdk_171"/>
        </w:sdtPr>
        <w:sdtContent>
          <w:r w:rsidDel="00000000" w:rsidR="00000000" w:rsidRPr="00000000">
            <w:rPr>
              <w:rFonts w:ascii="Arial Unicode MS" w:cs="Arial Unicode MS" w:eastAsia="Arial Unicode MS" w:hAnsi="Arial Unicode MS"/>
              <w:sz w:val="22"/>
              <w:szCs w:val="22"/>
              <w:rtl w:val="0"/>
            </w:rPr>
            <w:t xml:space="preserve">或讲解，从而影响茶叶香气表现</w:t>
          </w:r>
        </w:sdtContent>
      </w:sdt>
      <w:sdt>
        <w:sdtPr>
          <w:id w:val="-1985096008"/>
          <w:tag w:val="goog_rdk_172"/>
        </w:sdtPr>
        <w:sdtContent>
          <w:r w:rsidDel="00000000" w:rsidR="00000000" w:rsidRPr="00000000">
            <w:rPr>
              <w:rFonts w:ascii="Arial Unicode MS" w:cs="Arial Unicode MS" w:eastAsia="Arial Unicode MS" w:hAnsi="Arial Unicode MS"/>
              <w:sz w:val="22"/>
              <w:szCs w:val="22"/>
              <w:rtl w:val="0"/>
            </w:rPr>
            <w:t xml:space="preserve">。</w:t>
          </w:r>
        </w:sdtContent>
      </w:sdt>
    </w:p>
    <w:p w:rsidR="00000000" w:rsidDel="00000000" w:rsidP="00000000" w:rsidRDefault="00000000" w:rsidRPr="00000000" w14:paraId="00000121">
      <w:pPr>
        <w:spacing w:after="120" w:before="120" w:line="288" w:lineRule="auto"/>
        <w:rPr>
          <w:rFonts w:ascii="Arial" w:cs="Arial" w:eastAsia="Arial" w:hAnsi="Arial"/>
          <w:sz w:val="22"/>
          <w:szCs w:val="22"/>
        </w:rPr>
      </w:pPr>
      <w:sdt>
        <w:sdtPr>
          <w:id w:val="-2037467719"/>
          <w:tag w:val="goog_rdk_173"/>
        </w:sdtPr>
        <w:sdtContent>
          <w:r w:rsidDel="00000000" w:rsidR="00000000" w:rsidRPr="00000000">
            <w:rPr>
              <w:rFonts w:ascii="Arial Unicode MS" w:cs="Arial Unicode MS" w:eastAsia="Arial Unicode MS" w:hAnsi="Arial Unicode MS"/>
              <w:sz w:val="22"/>
              <w:szCs w:val="22"/>
              <w:rtl w:val="0"/>
            </w:rPr>
            <w:t xml:space="preserve">综合图7至图9可以发现，温度和时间均存在可能的品质响应拐点。其中，190℃配合5.3 </w:t>
          </w:r>
        </w:sdtContent>
      </w:sdt>
      <w:r w:rsidDel="00000000" w:rsidR="00000000" w:rsidRPr="00000000">
        <w:rPr>
          <w:rFonts w:ascii="Arial" w:cs="Arial" w:eastAsia="Arial" w:hAnsi="Arial"/>
          <w:sz w:val="22"/>
          <w:szCs w:val="22"/>
          <w:rtl w:val="0"/>
        </w:rPr>
        <w:t xml:space="preserve">min</w:t>
      </w:r>
      <w:sdt>
        <w:sdtPr>
          <w:id w:val="-150145403"/>
          <w:tag w:val="goog_rdk_174"/>
        </w:sdtPr>
        <w:sdtContent>
          <w:r w:rsidDel="00000000" w:rsidR="00000000" w:rsidRPr="00000000">
            <w:rPr>
              <w:rFonts w:ascii="Arial Unicode MS" w:cs="Arial Unicode MS" w:eastAsia="Arial Unicode MS" w:hAnsi="Arial Unicode MS"/>
              <w:sz w:val="22"/>
              <w:szCs w:val="22"/>
              <w:rtl w:val="0"/>
            </w:rPr>
            <w:t xml:space="preserve">的处理组在综合评分、滋味和香气等多个指标上表现较好，而过高温度或过长炒制时间则可能导致品质下降。这些趋势为后续方差分析和回归分析提供了进一步验证的依据。</w:t>
          </w:r>
        </w:sdtContent>
      </w:sdt>
      <w:r w:rsidDel="00000000" w:rsidR="00000000" w:rsidRPr="00000000">
        <w:rPr>
          <w:rtl w:val="0"/>
        </w:rPr>
      </w:r>
    </w:p>
    <w:p w:rsidR="00000000" w:rsidDel="00000000" w:rsidP="00000000" w:rsidRDefault="00000000" w:rsidRPr="00000000" w14:paraId="00000122">
      <w:pPr>
        <w:rPr>
          <w:rFonts w:ascii="Arimo" w:cs="Arimo" w:eastAsia="Arimo" w:hAnsi="Arimo"/>
        </w:rPr>
      </w:pPr>
      <w:sdt>
        <w:sdtPr>
          <w:id w:val="-1071244572"/>
          <w:tag w:val="goog_rdk_175"/>
        </w:sdtPr>
        <w:sdtContent>
          <w:r w:rsidDel="00000000" w:rsidR="00000000" w:rsidRPr="00000000">
            <w:rPr>
              <w:rFonts w:ascii="Arial Unicode MS" w:cs="Arial Unicode MS" w:eastAsia="Arial Unicode MS" w:hAnsi="Arial Unicode MS"/>
              <w:rtl w:val="0"/>
            </w:rPr>
            <w:t xml:space="preserve">图7:在5.3min时总分随温度的变化趋势           图8:在</w:t>
          </w:r>
        </w:sdtContent>
      </w:sdt>
      <w:r w:rsidDel="00000000" w:rsidR="00000000" w:rsidRPr="00000000">
        <w:rPr>
          <w:rFonts w:ascii="Arimo" w:cs="Arimo" w:eastAsia="Arimo" w:hAnsi="Arimo"/>
          <w:rtl w:val="0"/>
        </w:rPr>
        <w:t xml:space="preserve">190℃</w:t>
      </w:r>
      <w:sdt>
        <w:sdtPr>
          <w:id w:val="873501292"/>
          <w:tag w:val="goog_rdk_176"/>
        </w:sdtPr>
        <w:sdtContent>
          <w:r w:rsidDel="00000000" w:rsidR="00000000" w:rsidRPr="00000000">
            <w:rPr>
              <w:rFonts w:ascii="Arial Unicode MS" w:cs="Arial Unicode MS" w:eastAsia="Arial Unicode MS" w:hAnsi="Arial Unicode MS"/>
              <w:rtl w:val="0"/>
            </w:rPr>
            <w:t xml:space="preserve">时滋味随时间的变化趋势</w:t>
          </w:r>
        </w:sdtContent>
      </w:sdt>
    </w:p>
    <w:p w:rsidR="00000000" w:rsidDel="00000000" w:rsidP="00000000" w:rsidRDefault="00000000" w:rsidRPr="00000000" w14:paraId="00000123">
      <w:pPr>
        <w:rPr>
          <w:rFonts w:ascii="Arimo" w:cs="Arimo" w:eastAsia="Arimo" w:hAnsi="Arimo"/>
        </w:rPr>
      </w:pPr>
      <w:r w:rsidDel="00000000" w:rsidR="00000000" w:rsidRPr="00000000">
        <w:rPr>
          <w:rtl w:val="0"/>
        </w:rPr>
      </w:r>
    </w:p>
    <w:p w:rsidR="00000000" w:rsidDel="00000000" w:rsidP="00000000" w:rsidRDefault="00000000" w:rsidRPr="00000000" w14:paraId="00000124">
      <w:pPr>
        <w:rPr>
          <w:rFonts w:ascii="Arimo" w:cs="Arimo" w:eastAsia="Arimo" w:hAnsi="Arimo"/>
        </w:rPr>
      </w:pPr>
      <w:r w:rsidDel="00000000" w:rsidR="00000000" w:rsidRPr="00000000">
        <w:rPr>
          <w:rFonts w:ascii="Arimo" w:cs="Arimo" w:eastAsia="Arimo" w:hAnsi="Arimo"/>
        </w:rPr>
        <w:drawing>
          <wp:inline distB="0" distT="0" distL="0" distR="0">
            <wp:extent cx="2795588" cy="1918203"/>
            <wp:effectExtent b="0" l="0" r="0" t="0"/>
            <wp:docPr id="18"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2795588" cy="1918203"/>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3367088</wp:posOffset>
            </wp:positionH>
            <wp:positionV relativeFrom="paragraph">
              <wp:posOffset>38100</wp:posOffset>
            </wp:positionV>
            <wp:extent cx="2814638" cy="1969317"/>
            <wp:effectExtent b="0" l="0" r="0" t="0"/>
            <wp:wrapNone/>
            <wp:docPr id="1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2814638" cy="1969317"/>
                    </a:xfrm>
                    <a:prstGeom prst="rect"/>
                    <a:ln/>
                  </pic:spPr>
                </pic:pic>
              </a:graphicData>
            </a:graphic>
          </wp:anchor>
        </w:drawing>
      </w:r>
    </w:p>
    <w:p w:rsidR="00000000" w:rsidDel="00000000" w:rsidP="00000000" w:rsidRDefault="00000000" w:rsidRPr="00000000" w14:paraId="00000125">
      <w:pPr>
        <w:rPr>
          <w:rFonts w:ascii="Arimo" w:cs="Arimo" w:eastAsia="Arimo" w:hAnsi="Arimo"/>
        </w:rPr>
      </w:pPr>
      <w:r w:rsidDel="00000000" w:rsidR="00000000" w:rsidRPr="00000000">
        <w:rPr>
          <w:rtl w:val="0"/>
        </w:rPr>
      </w:r>
    </w:p>
    <w:p w:rsidR="00000000" w:rsidDel="00000000" w:rsidP="00000000" w:rsidRDefault="00000000" w:rsidRPr="00000000" w14:paraId="00000126">
      <w:pPr>
        <w:rPr>
          <w:rFonts w:ascii="Arimo" w:cs="Arimo" w:eastAsia="Arimo" w:hAnsi="Arimo"/>
        </w:rPr>
      </w:pPr>
      <w:sdt>
        <w:sdtPr>
          <w:id w:val="942056609"/>
          <w:tag w:val="goog_rdk_177"/>
        </w:sdtPr>
        <w:sdtContent>
          <w:r w:rsidDel="00000000" w:rsidR="00000000" w:rsidRPr="00000000">
            <w:rPr>
              <w:rFonts w:ascii="Arial Unicode MS" w:cs="Arial Unicode MS" w:eastAsia="Arial Unicode MS" w:hAnsi="Arial Unicode MS"/>
              <w:rtl w:val="0"/>
            </w:rPr>
            <w:t xml:space="preserve">图9:在210℃时香气随时间的变化趋势</w:t>
          </w:r>
        </w:sdtContent>
      </w:sdt>
    </w:p>
    <w:p w:rsidR="00000000" w:rsidDel="00000000" w:rsidP="00000000" w:rsidRDefault="00000000" w:rsidRPr="00000000" w14:paraId="00000127">
      <w:pPr>
        <w:rPr>
          <w:rFonts w:ascii="Arimo" w:cs="Arimo" w:eastAsia="Arimo" w:hAnsi="Arimo"/>
        </w:rPr>
      </w:pPr>
      <w:r w:rsidDel="00000000" w:rsidR="00000000" w:rsidRPr="00000000">
        <w:rPr>
          <w:rFonts w:ascii="Arimo" w:cs="Arimo" w:eastAsia="Arimo" w:hAnsi="Arimo"/>
        </w:rPr>
        <w:drawing>
          <wp:inline distB="0" distT="0" distL="0" distR="0">
            <wp:extent cx="2833688" cy="1964356"/>
            <wp:effectExtent b="0" l="0" r="0" t="0"/>
            <wp:docPr id="1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833688" cy="1964356"/>
                    </a:xfrm>
                    <a:prstGeom prst="rect"/>
                    <a:ln/>
                  </pic:spPr>
                </pic:pic>
              </a:graphicData>
            </a:graphic>
          </wp:inline>
        </w:drawing>
      </w:r>
      <w:r w:rsidDel="00000000" w:rsidR="00000000" w:rsidRPr="00000000">
        <w:rPr>
          <w:rtl w:val="0"/>
        </w:rPr>
      </w:r>
    </w:p>
    <w:bookmarkStart w:colFirst="0" w:colLast="0" w:name="bookmark=id.r6d8vymw2kgj" w:id="14"/>
    <w:bookmarkEnd w:id="14"/>
    <w:p w:rsidR="00000000" w:rsidDel="00000000" w:rsidP="00000000" w:rsidRDefault="00000000" w:rsidRPr="00000000" w14:paraId="00000128">
      <w:pPr>
        <w:spacing w:after="120" w:before="300" w:line="288" w:lineRule="auto"/>
        <w:rPr/>
      </w:pPr>
      <w:sdt>
        <w:sdtPr>
          <w:id w:val="-113425286"/>
          <w:tag w:val="goog_rdk_178"/>
        </w:sdtPr>
        <w:sdtContent>
          <w:r w:rsidDel="00000000" w:rsidR="00000000" w:rsidRPr="00000000">
            <w:rPr>
              <w:rFonts w:ascii="Arial Unicode MS" w:cs="Arial Unicode MS" w:eastAsia="Arial Unicode MS" w:hAnsi="Arial Unicode MS"/>
              <w:b w:val="1"/>
              <w:bCs w:val="1"/>
              <w:sz w:val="30"/>
              <w:szCs w:val="30"/>
              <w:rtl w:val="0"/>
            </w:rPr>
            <w:t xml:space="preserve">2.3 茶多酚理化指标分析</w:t>
          </w:r>
        </w:sdtContent>
      </w:sdt>
      <w:r w:rsidDel="00000000" w:rsidR="00000000" w:rsidRPr="00000000">
        <w:rPr>
          <w:rtl w:val="0"/>
        </w:rPr>
      </w:r>
    </w:p>
    <w:p w:rsidR="00000000" w:rsidDel="00000000" w:rsidP="00000000" w:rsidRDefault="00000000" w:rsidRPr="00000000" w14:paraId="00000129">
      <w:pPr>
        <w:spacing w:after="120" w:before="120" w:line="288" w:lineRule="auto"/>
        <w:rPr>
          <w:rFonts w:ascii="Arial" w:cs="Arial" w:eastAsia="Arial" w:hAnsi="Arial"/>
          <w:sz w:val="22"/>
          <w:szCs w:val="22"/>
        </w:rPr>
      </w:pPr>
      <w:sdt>
        <w:sdtPr>
          <w:id w:val="22429054"/>
          <w:tag w:val="goog_rdk_179"/>
        </w:sdtPr>
        <w:sdtContent>
          <w:r w:rsidDel="00000000" w:rsidR="00000000" w:rsidRPr="00000000">
            <w:rPr>
              <w:rFonts w:ascii="Arial Unicode MS" w:cs="Arial Unicode MS" w:eastAsia="Arial Unicode MS" w:hAnsi="Arial Unicode MS"/>
              <w:sz w:val="22"/>
              <w:szCs w:val="22"/>
              <w:rtl w:val="0"/>
            </w:rPr>
            <w:t xml:space="preserve">    茶多酚是</w:t>
          </w:r>
        </w:sdtContent>
      </w:sdt>
      <w:sdt>
        <w:sdtPr>
          <w:id w:val="1076426770"/>
          <w:tag w:val="goog_rdk_180"/>
        </w:sdtPr>
        <w:sdtContent>
          <w:r w:rsidDel="00000000" w:rsidR="00000000" w:rsidRPr="00000000">
            <w:rPr>
              <w:rFonts w:ascii="Arial Unicode MS" w:cs="Arial Unicode MS" w:eastAsia="Arial Unicode MS" w:hAnsi="Arial Unicode MS"/>
              <w:sz w:val="22"/>
              <w:szCs w:val="22"/>
              <w:rtl w:val="0"/>
            </w:rPr>
            <w:t xml:space="preserve">影响</w:t>
          </w:r>
        </w:sdtContent>
      </w:sdt>
      <w:sdt>
        <w:sdtPr>
          <w:id w:val="-311586325"/>
          <w:tag w:val="goog_rdk_181"/>
        </w:sdtPr>
        <w:sdtContent>
          <w:r w:rsidDel="00000000" w:rsidR="00000000" w:rsidRPr="00000000">
            <w:rPr>
              <w:rFonts w:ascii="Arial Unicode MS" w:cs="Arial Unicode MS" w:eastAsia="Arial Unicode MS" w:hAnsi="Arial Unicode MS"/>
              <w:sz w:val="22"/>
              <w:szCs w:val="22"/>
              <w:rtl w:val="0"/>
            </w:rPr>
            <w:t xml:space="preserve">西湖龙井风味</w:t>
          </w:r>
        </w:sdtContent>
      </w:sdt>
      <w:sdt>
        <w:sdtPr>
          <w:id w:val="336038645"/>
          <w:tag w:val="goog_rdk_182"/>
        </w:sdtPr>
        <w:sdtContent>
          <w:r w:rsidDel="00000000" w:rsidR="00000000" w:rsidRPr="00000000">
            <w:rPr>
              <w:rFonts w:ascii="Arial Unicode MS" w:cs="Arial Unicode MS" w:eastAsia="Arial Unicode MS" w:hAnsi="Arial Unicode MS"/>
              <w:sz w:val="22"/>
              <w:szCs w:val="22"/>
              <w:rtl w:val="0"/>
            </w:rPr>
            <w:t xml:space="preserve">品质的重要活性成分之一</w:t>
          </w:r>
        </w:sdtContent>
      </w:sdt>
      <w:sdt>
        <w:sdtPr>
          <w:id w:val="-123953167"/>
          <w:tag w:val="goog_rdk_183"/>
        </w:sdtPr>
        <w:sdtContent>
          <w:r w:rsidDel="00000000" w:rsidR="00000000" w:rsidRPr="00000000">
            <w:rPr>
              <w:rFonts w:ascii="Arial Unicode MS" w:cs="Arial Unicode MS" w:eastAsia="Arial Unicode MS" w:hAnsi="Arial Unicode MS"/>
              <w:sz w:val="22"/>
              <w:szCs w:val="22"/>
              <w:rtl w:val="0"/>
            </w:rPr>
            <w:t xml:space="preserve">。不同工艺条件下茶多酚含量的变化趋势见图 10，实验数据表明，</w:t>
          </w:r>
        </w:sdtContent>
      </w:sdt>
      <w:sdt>
        <w:sdtPr>
          <w:id w:val="-1474109963"/>
          <w:tag w:val="goog_rdk_184"/>
        </w:sdtPr>
        <w:sdtContent>
          <w:r w:rsidDel="00000000" w:rsidR="00000000" w:rsidRPr="00000000">
            <w:rPr>
              <w:rFonts w:ascii="Arial Unicode MS" w:cs="Arial Unicode MS" w:eastAsia="Arial Unicode MS" w:hAnsi="Arial Unicode MS"/>
              <w:sz w:val="22"/>
              <w:szCs w:val="22"/>
              <w:rtl w:val="0"/>
            </w:rPr>
            <w:t xml:space="preserve">各温度组茶多酚含量均在5.3 min时达到较高水平，而当炒制时间延长至7.1 min后，茶多酚含量均明显下降</w:t>
          </w:r>
        </w:sdtContent>
      </w:sdt>
      <w:sdt>
        <w:sdtPr>
          <w:id w:val="1291347772"/>
          <w:tag w:val="goog_rdk_185"/>
        </w:sdtPr>
        <w:sdtContent>
          <w:r w:rsidDel="00000000" w:rsidR="00000000" w:rsidRPr="00000000">
            <w:rPr>
              <w:rFonts w:ascii="Arial Unicode MS" w:cs="Arial Unicode MS" w:eastAsia="Arial Unicode MS" w:hAnsi="Arial Unicode MS"/>
              <w:sz w:val="22"/>
              <w:szCs w:val="22"/>
              <w:rtl w:val="0"/>
            </w:rPr>
            <w:t xml:space="preserve">。其中，G8组（210℃、5.3 min）的茶多酚相对含量最高，达到9.3；而G9组（210℃、7.1 min）的茶多酚相对含量最低，仅为2.7。</w:t>
          </w:r>
        </w:sdtContent>
      </w:sdt>
    </w:p>
    <w:p w:rsidR="00000000" w:rsidDel="00000000" w:rsidP="00000000" w:rsidRDefault="00000000" w:rsidRPr="00000000" w14:paraId="0000012A">
      <w:pPr>
        <w:spacing w:after="120" w:before="120" w:line="288" w:lineRule="auto"/>
        <w:rPr>
          <w:rFonts w:ascii="Arial" w:cs="Arial" w:eastAsia="Arial" w:hAnsi="Arial"/>
          <w:sz w:val="22"/>
          <w:szCs w:val="22"/>
        </w:rPr>
      </w:pPr>
      <w:sdt>
        <w:sdtPr>
          <w:id w:val="1346243296"/>
          <w:tag w:val="goog_rdk_186"/>
        </w:sdtPr>
        <w:sdtContent>
          <w:r w:rsidDel="00000000" w:rsidR="00000000" w:rsidRPr="00000000">
            <w:rPr>
              <w:rFonts w:ascii="Arial Unicode MS" w:cs="Arial Unicode MS" w:eastAsia="Arial Unicode MS" w:hAnsi="Arial Unicode MS"/>
              <w:sz w:val="22"/>
              <w:szCs w:val="22"/>
              <w:rtl w:val="0"/>
            </w:rPr>
            <w:t xml:space="preserve">    温度对茶多酚含量表现出一定的双重效应，适度高温即 190 至 210</w:t>
          </w:r>
        </w:sdtContent>
      </w:sdt>
      <w:r w:rsidDel="00000000" w:rsidR="00000000" w:rsidRPr="00000000">
        <w:rPr>
          <w:rFonts w:ascii="Cambria Math" w:cs="Cambria Math" w:eastAsia="Cambria Math" w:hAnsi="Cambria Math"/>
          <w:sz w:val="22"/>
          <w:szCs w:val="22"/>
          <w:rtl w:val="0"/>
        </w:rPr>
        <w:t xml:space="preserve">℃</w:t>
      </w:r>
      <w:sdt>
        <w:sdtPr>
          <w:id w:val="1455067008"/>
          <w:tag w:val="goog_rdk_187"/>
        </w:sdtPr>
        <w:sdtContent>
          <w:r w:rsidDel="00000000" w:rsidR="00000000" w:rsidRPr="00000000">
            <w:rPr>
              <w:rFonts w:ascii="Arial Unicode MS" w:cs="Arial Unicode MS" w:eastAsia="Arial Unicode MS" w:hAnsi="Arial Unicode MS"/>
              <w:sz w:val="22"/>
              <w:szCs w:val="22"/>
              <w:rtl w:val="0"/>
            </w:rPr>
            <w:t xml:space="preserve">能更好地阻断酶促氧化以保留茶多酚，但过高温度配合长时间会加剧热降解。不同温度下的降解速率存在显著差异，210</w:t>
          </w:r>
        </w:sdtContent>
      </w:sdt>
      <w:r w:rsidDel="00000000" w:rsidR="00000000" w:rsidRPr="00000000">
        <w:rPr>
          <w:rFonts w:ascii="Cambria Math" w:cs="Cambria Math" w:eastAsia="Cambria Math" w:hAnsi="Cambria Math"/>
          <w:sz w:val="22"/>
          <w:szCs w:val="22"/>
          <w:rtl w:val="0"/>
        </w:rPr>
        <w:t xml:space="preserve">℃</w:t>
      </w:r>
      <w:sdt>
        <w:sdtPr>
          <w:id w:val="-1968525294"/>
          <w:tag w:val="goog_rdk_188"/>
        </w:sdtPr>
        <w:sdtContent>
          <w:r w:rsidDel="00000000" w:rsidR="00000000" w:rsidRPr="00000000">
            <w:rPr>
              <w:rFonts w:ascii="Arial Unicode MS" w:cs="Arial Unicode MS" w:eastAsia="Arial Unicode MS" w:hAnsi="Arial Unicode MS"/>
              <w:sz w:val="22"/>
              <w:szCs w:val="22"/>
              <w:rtl w:val="0"/>
            </w:rPr>
            <w:t xml:space="preserve">组极陡的下降斜率揭示了高温对有效成分的剧烈损耗。210</w:t>
          </w:r>
        </w:sdtContent>
      </w:sdt>
      <w:r w:rsidDel="00000000" w:rsidR="00000000" w:rsidRPr="00000000">
        <w:rPr>
          <w:rFonts w:ascii="Cambria Math" w:cs="Cambria Math" w:eastAsia="Cambria Math" w:hAnsi="Cambria Math"/>
          <w:sz w:val="22"/>
          <w:szCs w:val="22"/>
          <w:rtl w:val="0"/>
        </w:rPr>
        <w:t xml:space="preserve">℃</w:t>
      </w:r>
      <w:sdt>
        <w:sdtPr>
          <w:id w:val="-948627500"/>
          <w:tag w:val="goog_rdk_189"/>
        </w:sdtPr>
        <w:sdtContent>
          <w:r w:rsidDel="00000000" w:rsidR="00000000" w:rsidRPr="00000000">
            <w:rPr>
              <w:rFonts w:ascii="Arial Unicode MS" w:cs="Arial Unicode MS" w:eastAsia="Arial Unicode MS" w:hAnsi="Arial Unicode MS"/>
              <w:sz w:val="22"/>
              <w:szCs w:val="22"/>
              <w:rtl w:val="0"/>
            </w:rPr>
            <w:t xml:space="preserve">配合 5.3 min为维持多酚类物质活性与激发感官风味的平衡拐点，越过该热敏感阈值后，增加炒制强度将导致理化指标出现断崖式负效应。</w:t>
          </w:r>
        </w:sdtContent>
      </w:sdt>
    </w:p>
    <w:p w:rsidR="00000000" w:rsidDel="00000000" w:rsidP="00000000" w:rsidRDefault="00000000" w:rsidRPr="00000000" w14:paraId="0000012B">
      <w:pPr>
        <w:spacing w:after="120" w:before="120" w:line="288" w:lineRule="auto"/>
        <w:rPr/>
      </w:pPr>
      <w:r w:rsidDel="00000000" w:rsidR="00000000" w:rsidRPr="00000000">
        <w:rPr>
          <w:rFonts w:ascii="Arial" w:cs="Arial" w:eastAsia="Arial" w:hAnsi="Arial"/>
          <w:sz w:val="22"/>
          <w:szCs w:val="22"/>
          <w:rtl w:val="0"/>
        </w:rPr>
        <w:t xml:space="preserve">    </w:t>
      </w:r>
      <w:sdt>
        <w:sdtPr>
          <w:id w:val="215123697"/>
          <w:tag w:val="goog_rdk_190"/>
        </w:sdtPr>
        <w:sdtContent>
          <w:r w:rsidDel="00000000" w:rsidR="00000000" w:rsidRPr="00000000">
            <w:rPr>
              <w:rFonts w:ascii="Arial Unicode MS" w:cs="Arial Unicode MS" w:eastAsia="Arial Unicode MS" w:hAnsi="Arial Unicode MS"/>
              <w:sz w:val="22"/>
              <w:szCs w:val="22"/>
              <w:rtl w:val="0"/>
            </w:rPr>
            <w:t xml:space="preserve">图11进一步展示了不同炒制时间下茶多酚含量的分布情况。5.3 min组整体分布水平最高，中位数明显高于3.5 min组和7.1 min组；而7.1 min组的茶多酚含量整体处于较低水平，且组间差异较小。该结果进一步表明，在本实验条件下，炒制时间可能是影响茶多酚保留的重要因素，其中5.3 min附近表现出较好的茶多酚保留效果。</w:t>
          </w:r>
        </w:sdtContent>
      </w:sdt>
      <w:r w:rsidDel="00000000" w:rsidR="00000000" w:rsidRPr="00000000">
        <w:rPr>
          <w:rtl w:val="0"/>
        </w:rPr>
      </w:r>
    </w:p>
    <w:p w:rsidR="00000000" w:rsidDel="00000000" w:rsidP="00000000" w:rsidRDefault="00000000" w:rsidRPr="00000000" w14:paraId="0000012C">
      <w:pPr>
        <w:rPr>
          <w:rFonts w:ascii="Arimo" w:cs="Arimo" w:eastAsia="Arimo" w:hAnsi="Arimo"/>
        </w:rPr>
      </w:pPr>
      <w:sdt>
        <w:sdtPr>
          <w:id w:val="1575575827"/>
          <w:tag w:val="goog_rdk_191"/>
        </w:sdtPr>
        <w:sdtContent>
          <w:r w:rsidDel="00000000" w:rsidR="00000000" w:rsidRPr="00000000">
            <w:rPr>
              <w:rFonts w:ascii="Arial Unicode MS" w:cs="Arial Unicode MS" w:eastAsia="Arial Unicode MS" w:hAnsi="Arial Unicode MS"/>
              <w:rtl w:val="0"/>
            </w:rPr>
            <w:t xml:space="preserve">图10:不同工艺条件下茶多酚含量的折线图         图11:不同时间下茶多酚含量的箱线图</w:t>
          </w:r>
        </w:sdtContent>
      </w:sdt>
    </w:p>
    <w:p w:rsidR="00000000" w:rsidDel="00000000" w:rsidP="00000000" w:rsidRDefault="00000000" w:rsidRPr="00000000" w14:paraId="0000012D">
      <w:pPr>
        <w:rPr>
          <w:rFonts w:ascii="Arimo" w:cs="Arimo" w:eastAsia="Arimo" w:hAnsi="Arimo"/>
        </w:rPr>
      </w:pPr>
      <w:r w:rsidDel="00000000" w:rsidR="00000000" w:rsidRPr="00000000">
        <w:rPr>
          <w:rFonts w:ascii="Arimo" w:cs="Arimo" w:eastAsia="Arimo" w:hAnsi="Arimo"/>
        </w:rPr>
        <w:drawing>
          <wp:inline distB="0" distT="0" distL="0" distR="0">
            <wp:extent cx="3003550" cy="2324729"/>
            <wp:effectExtent b="0" l="0" r="0" t="0"/>
            <wp:docPr id="2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003550" cy="2324729"/>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3185583</wp:posOffset>
            </wp:positionH>
            <wp:positionV relativeFrom="paragraph">
              <wp:posOffset>8467</wp:posOffset>
            </wp:positionV>
            <wp:extent cx="3046438" cy="2402417"/>
            <wp:effectExtent b="0" l="0" r="0" t="0"/>
            <wp:wrapNone/>
            <wp:docPr id="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046438" cy="2402417"/>
                    </a:xfrm>
                    <a:prstGeom prst="rect"/>
                    <a:ln/>
                  </pic:spPr>
                </pic:pic>
              </a:graphicData>
            </a:graphic>
          </wp:anchor>
        </w:drawing>
      </w:r>
    </w:p>
    <w:p w:rsidR="00000000" w:rsidDel="00000000" w:rsidP="00000000" w:rsidRDefault="00000000" w:rsidRPr="00000000" w14:paraId="0000012E">
      <w:pPr>
        <w:rPr>
          <w:rFonts w:ascii="Arimo" w:cs="Arimo" w:eastAsia="Arimo" w:hAnsi="Arimo"/>
        </w:rPr>
      </w:pPr>
      <w:r w:rsidDel="00000000" w:rsidR="00000000" w:rsidRPr="00000000">
        <w:rPr>
          <w:rtl w:val="0"/>
        </w:rPr>
      </w:r>
    </w:p>
    <w:p w:rsidR="00000000" w:rsidDel="00000000" w:rsidP="00000000" w:rsidRDefault="00000000" w:rsidRPr="00000000" w14:paraId="0000012F">
      <w:pPr>
        <w:rPr>
          <w:rFonts w:ascii="Arimo" w:cs="Arimo" w:eastAsia="Arimo" w:hAnsi="Arimo"/>
        </w:rPr>
      </w:pPr>
      <w:r w:rsidDel="00000000" w:rsidR="00000000" w:rsidRPr="00000000">
        <w:rPr>
          <w:rtl w:val="0"/>
        </w:rPr>
      </w:r>
    </w:p>
    <w:p w:rsidR="00000000" w:rsidDel="00000000" w:rsidP="00000000" w:rsidRDefault="00000000" w:rsidRPr="00000000" w14:paraId="00000130">
      <w:pPr>
        <w:rPr>
          <w:rFonts w:ascii="Arimo" w:cs="Arimo" w:eastAsia="Arimo" w:hAnsi="Arimo"/>
        </w:rPr>
      </w:pPr>
      <w:r w:rsidDel="00000000" w:rsidR="00000000" w:rsidRPr="00000000">
        <w:rPr>
          <w:rtl w:val="0"/>
        </w:rPr>
      </w:r>
    </w:p>
    <w:bookmarkStart w:colFirst="0" w:colLast="0" w:name="bookmark=id.reub07s2i740" w:id="15"/>
    <w:bookmarkEnd w:id="15"/>
    <w:p w:rsidR="00000000" w:rsidDel="00000000" w:rsidP="00000000" w:rsidRDefault="00000000" w:rsidRPr="00000000" w14:paraId="00000131">
      <w:pPr>
        <w:spacing w:after="120" w:before="300" w:line="288" w:lineRule="auto"/>
        <w:rPr/>
      </w:pPr>
      <w:sdt>
        <w:sdtPr>
          <w:id w:val="-798573779"/>
          <w:tag w:val="goog_rdk_192"/>
        </w:sdtPr>
        <w:sdtContent>
          <w:r w:rsidDel="00000000" w:rsidR="00000000" w:rsidRPr="00000000">
            <w:rPr>
              <w:rFonts w:ascii="Arial Unicode MS" w:cs="Arial Unicode MS" w:eastAsia="Arial Unicode MS" w:hAnsi="Arial Unicode MS"/>
              <w:b w:val="1"/>
              <w:bCs w:val="1"/>
              <w:sz w:val="30"/>
              <w:szCs w:val="30"/>
              <w:rtl w:val="0"/>
            </w:rPr>
            <w:t xml:space="preserve">2.4 高级统计建模</w:t>
          </w:r>
        </w:sdtContent>
      </w:sdt>
      <w:r w:rsidDel="00000000" w:rsidR="00000000" w:rsidRPr="00000000">
        <w:rPr>
          <w:rtl w:val="0"/>
        </w:rPr>
      </w:r>
    </w:p>
    <w:bookmarkStart w:colFirst="0" w:colLast="0" w:name="bookmark=id.2wx9ti5sjwvn" w:id="16"/>
    <w:bookmarkEnd w:id="16"/>
    <w:p w:rsidR="00000000" w:rsidDel="00000000" w:rsidP="00000000" w:rsidRDefault="00000000" w:rsidRPr="00000000" w14:paraId="00000132">
      <w:pPr>
        <w:spacing w:after="120" w:before="260" w:line="288" w:lineRule="auto"/>
        <w:rPr>
          <w:rFonts w:ascii="Arial" w:cs="Arial" w:eastAsia="Arial" w:hAnsi="Arial"/>
          <w:sz w:val="22"/>
          <w:szCs w:val="22"/>
        </w:rPr>
      </w:pPr>
      <w:sdt>
        <w:sdtPr>
          <w:id w:val="592653770"/>
          <w:tag w:val="goog_rdk_193"/>
        </w:sdtPr>
        <w:sdtContent>
          <w:r w:rsidDel="00000000" w:rsidR="00000000" w:rsidRPr="00000000">
            <w:rPr>
              <w:rFonts w:ascii="Arial Unicode MS" w:cs="Arial Unicode MS" w:eastAsia="Arial Unicode MS" w:hAnsi="Arial Unicode MS"/>
              <w:b w:val="1"/>
              <w:bCs w:val="1"/>
              <w:sz w:val="28"/>
              <w:szCs w:val="28"/>
              <w:rtl w:val="0"/>
            </w:rPr>
            <w:t xml:space="preserve">2.4.1 双因素方差分析</w:t>
          </w:r>
        </w:sdtContent>
      </w:sdt>
      <w:r w:rsidDel="00000000" w:rsidR="00000000" w:rsidRPr="00000000">
        <w:rPr>
          <w:rtl w:val="0"/>
        </w:rPr>
      </w:r>
    </w:p>
    <w:p w:rsidR="00000000" w:rsidDel="00000000" w:rsidP="00000000" w:rsidRDefault="00000000" w:rsidRPr="00000000" w14:paraId="00000133">
      <w:pPr>
        <w:spacing w:after="120" w:before="120" w:line="288" w:lineRule="auto"/>
        <w:ind w:firstLine="240"/>
        <w:rPr>
          <w:rFonts w:ascii="Arial" w:cs="Arial" w:eastAsia="Arial" w:hAnsi="Arial"/>
          <w:color w:val="1f2329"/>
          <w:sz w:val="22"/>
          <w:szCs w:val="22"/>
        </w:rPr>
      </w:pPr>
      <w:sdt>
        <w:sdtPr>
          <w:id w:val="1284093020"/>
          <w:tag w:val="goog_rdk_194"/>
        </w:sdtPr>
        <w:sdtContent>
          <w:r w:rsidDel="00000000" w:rsidR="00000000" w:rsidRPr="00000000">
            <w:rPr>
              <w:rFonts w:ascii="Arial Unicode MS" w:cs="Arial Unicode MS" w:eastAsia="Arial Unicode MS" w:hAnsi="Arial Unicode MS"/>
              <w:sz w:val="22"/>
              <w:szCs w:val="22"/>
              <w:rtl w:val="0"/>
            </w:rPr>
            <w:t xml:space="preserve">方差分析即 ANOVA[6]是一种用于检验不同处理组均值差异是否具有统计学意义的的统计方法，其核心逻辑在于将观测值的总变异分解为实验处理引起的组间变异与随机误差引起的组内变异，通过 F 检验判断处理效应是否显著大于随机波动，从而排除偶然因素对实验结果的干扰。</w:t>
          </w:r>
        </w:sdtContent>
      </w:sdt>
      <w:sdt>
        <w:sdtPr>
          <w:id w:val="-1293065091"/>
          <w:tag w:val="goog_rdk_195"/>
        </w:sdtPr>
        <w:sdtContent>
          <w:r w:rsidDel="00000000" w:rsidR="00000000" w:rsidRPr="00000000">
            <w:rPr>
              <w:rFonts w:ascii="Arial Unicode MS" w:cs="Arial Unicode MS" w:eastAsia="Arial Unicode MS" w:hAnsi="Arial Unicode MS"/>
              <w:color w:val="1f2329"/>
              <w:sz w:val="22"/>
              <w:szCs w:val="22"/>
              <w:rtl w:val="0"/>
            </w:rPr>
            <w:t xml:space="preserve">本实验采用双因素方差分析，原因在于本研究涉及温度和时间两个自变量各三个水平的完全随机设计，ANOVA 是该类实验设计的标准分析方法，可用于评估温度和时间两个因素对实验结果的影响，并判断由实验条件造成的组间差异是否大于随机波动。</w:t>
          </w:r>
        </w:sdtContent>
      </w:sdt>
    </w:p>
    <w:p w:rsidR="00000000" w:rsidDel="00000000" w:rsidP="00000000" w:rsidRDefault="00000000" w:rsidRPr="00000000" w14:paraId="00000134">
      <w:pPr>
        <w:spacing w:after="120" w:before="120" w:line="288" w:lineRule="auto"/>
        <w:ind w:firstLine="240"/>
        <w:rPr>
          <w:rFonts w:ascii="Arial" w:cs="Arial" w:eastAsia="Arial" w:hAnsi="Arial"/>
          <w:color w:val="1f2329"/>
        </w:rPr>
      </w:pPr>
      <w:r w:rsidDel="00000000" w:rsidR="00000000" w:rsidRPr="00000000">
        <w:rPr>
          <w:rtl w:val="0"/>
        </w:rPr>
      </w:r>
    </w:p>
    <w:p w:rsidR="00000000" w:rsidDel="00000000" w:rsidP="00000000" w:rsidRDefault="00000000" w:rsidRPr="00000000" w14:paraId="00000135">
      <w:pPr>
        <w:spacing w:after="120" w:before="120" w:line="288" w:lineRule="auto"/>
        <w:ind w:firstLine="220"/>
        <w:rPr/>
      </w:pPr>
      <w:sdt>
        <w:sdtPr>
          <w:id w:val="442451624"/>
          <w:tag w:val="goog_rdk_196"/>
        </w:sdtPr>
        <w:sdtContent>
          <w:r w:rsidDel="00000000" w:rsidR="00000000" w:rsidRPr="00000000">
            <w:rPr>
              <w:rFonts w:ascii="Arial Unicode MS" w:cs="Arial Unicode MS" w:eastAsia="Arial Unicode MS" w:hAnsi="Arial Unicode MS"/>
              <w:sz w:val="22"/>
              <w:szCs w:val="22"/>
              <w:rtl w:val="0"/>
            </w:rPr>
            <w:t xml:space="preserve"> 双因素方差分析的显著性检验结果见表 4。在所有监测维度中，茶多酚含量受</w:t>
          </w:r>
        </w:sdtContent>
      </w:sdt>
      <w:sdt>
        <w:sdtPr>
          <w:id w:val="1182771795"/>
          <w:tag w:val="goog_rdk_197"/>
        </w:sdtPr>
        <w:sdtContent>
          <w:r w:rsidDel="00000000" w:rsidR="00000000" w:rsidRPr="00000000">
            <w:rPr>
              <w:rFonts w:ascii="Arial Unicode MS" w:cs="Arial Unicode MS" w:eastAsia="Arial Unicode MS" w:hAnsi="Arial Unicode MS"/>
              <w:sz w:val="22"/>
              <w:szCs w:val="22"/>
              <w:rtl w:val="0"/>
            </w:rPr>
            <w:t xml:space="preserve">炒制时长</w:t>
          </w:r>
        </w:sdtContent>
      </w:sdt>
      <w:sdt>
        <w:sdtPr>
          <w:id w:val="985300806"/>
          <w:tag w:val="goog_rdk_198"/>
        </w:sdtPr>
        <w:sdtContent>
          <w:r w:rsidDel="00000000" w:rsidR="00000000" w:rsidRPr="00000000">
            <w:rPr>
              <w:rFonts w:ascii="Arial Unicode MS" w:cs="Arial Unicode MS" w:eastAsia="Arial Unicode MS" w:hAnsi="Arial Unicode MS"/>
              <w:sz w:val="22"/>
              <w:szCs w:val="22"/>
              <w:rtl w:val="0"/>
            </w:rPr>
            <w:t xml:space="preserve">的影响最为显著，P 值为 0.0173 小于 0.05，达到统计学显著水平。结合原始数据可以发现，当炒制时间由5.3 min进一步延长至7.1 min时，各温度组的茶多酚含量均出现明显下降，表明炒制时间是影响茶多酚保留的重要因素。</w:t>
          </w:r>
        </w:sdtContent>
      </w:sdt>
      <w:r w:rsidDel="00000000" w:rsidR="00000000" w:rsidRPr="00000000">
        <w:rPr>
          <w:rtl w:val="0"/>
        </w:rPr>
      </w:r>
    </w:p>
    <w:p w:rsidR="00000000" w:rsidDel="00000000" w:rsidP="00000000" w:rsidRDefault="00000000" w:rsidRPr="00000000" w14:paraId="00000136">
      <w:pPr>
        <w:spacing w:after="120" w:before="120" w:line="288" w:lineRule="auto"/>
        <w:ind w:firstLine="220"/>
        <w:rPr/>
      </w:pPr>
      <w:sdt>
        <w:sdtPr>
          <w:id w:val="941698581"/>
          <w:tag w:val="goog_rdk_199"/>
        </w:sdtPr>
        <w:sdtContent>
          <w:r w:rsidDel="00000000" w:rsidR="00000000" w:rsidRPr="00000000">
            <w:rPr>
              <w:rFonts w:ascii="Arial Unicode MS" w:cs="Arial Unicode MS" w:eastAsia="Arial Unicode MS" w:hAnsi="Arial Unicode MS"/>
              <w:sz w:val="22"/>
              <w:szCs w:val="22"/>
              <w:rtl w:val="0"/>
            </w:rPr>
            <w:t xml:space="preserve">与理化指标不同，感官综合得分及叶底、香气、滋味、外形和汤色</w:t>
          </w:r>
        </w:sdtContent>
      </w:sdt>
      <w:sdt>
        <w:sdtPr>
          <w:id w:val="2053078963"/>
          <w:tag w:val="goog_rdk_200"/>
        </w:sdtPr>
        <w:sdtContent>
          <w:r w:rsidDel="00000000" w:rsidR="00000000" w:rsidRPr="00000000">
            <w:rPr>
              <w:rFonts w:ascii="Arial Unicode MS" w:cs="Arial Unicode MS" w:eastAsia="Arial Unicode MS" w:hAnsi="Arial Unicode MS"/>
              <w:sz w:val="22"/>
              <w:szCs w:val="22"/>
              <w:rtl w:val="0"/>
            </w:rPr>
            <w:t xml:space="preserve">等</w:t>
          </w:r>
        </w:sdtContent>
      </w:sdt>
      <w:sdt>
        <w:sdtPr>
          <w:id w:val="-1890700862"/>
          <w:tag w:val="goog_rdk_201"/>
        </w:sdtPr>
        <w:sdtContent>
          <w:r w:rsidDel="00000000" w:rsidR="00000000" w:rsidRPr="00000000">
            <w:rPr>
              <w:rFonts w:ascii="Arial Unicode MS" w:cs="Arial Unicode MS" w:eastAsia="Arial Unicode MS" w:hAnsi="Arial Unicode MS"/>
              <w:sz w:val="22"/>
              <w:szCs w:val="22"/>
              <w:rtl w:val="0"/>
            </w:rPr>
            <w:t xml:space="preserve">各分项维度</w:t>
          </w:r>
        </w:sdtContent>
      </w:sdt>
      <w:sdt>
        <w:sdtPr>
          <w:id w:val="784538796"/>
          <w:tag w:val="goog_rdk_202"/>
        </w:sdtPr>
        <w:sdtContent>
          <w:r w:rsidDel="00000000" w:rsidR="00000000" w:rsidRPr="00000000">
            <w:rPr>
              <w:rFonts w:ascii="Arial Unicode MS" w:cs="Arial Unicode MS" w:eastAsia="Arial Unicode MS" w:hAnsi="Arial Unicode MS"/>
              <w:sz w:val="22"/>
              <w:szCs w:val="22"/>
              <w:rtl w:val="0"/>
            </w:rPr>
            <w:t xml:space="preserve">评分</w:t>
          </w:r>
        </w:sdtContent>
      </w:sdt>
      <w:sdt>
        <w:sdtPr>
          <w:id w:val="-80532581"/>
          <w:tag w:val="goog_rdk_203"/>
        </w:sdtPr>
        <w:sdtContent>
          <w:r w:rsidDel="00000000" w:rsidR="00000000" w:rsidRPr="00000000">
            <w:rPr>
              <w:rFonts w:ascii="Arial Unicode MS" w:cs="Arial Unicode MS" w:eastAsia="Arial Unicode MS" w:hAnsi="Arial Unicode MS"/>
              <w:sz w:val="22"/>
              <w:szCs w:val="22"/>
              <w:rtl w:val="0"/>
            </w:rPr>
            <w:t xml:space="preserve">在本次方差分析中均未达到显著水平，所有 P 值均大于 0.05。这反映了感官审评的特殊性，虽然茶多酚等物质在杀青过程中发生了显著</w:t>
          </w:r>
        </w:sdtContent>
      </w:sdt>
      <w:sdt>
        <w:sdtPr>
          <w:id w:val="-845597832"/>
          <w:tag w:val="goog_rdk_204"/>
        </w:sdtPr>
        <w:sdtContent>
          <w:r w:rsidDel="00000000" w:rsidR="00000000" w:rsidRPr="00000000">
            <w:rPr>
              <w:rFonts w:ascii="Arial Unicode MS" w:cs="Arial Unicode MS" w:eastAsia="Arial Unicode MS" w:hAnsi="Arial Unicode MS"/>
              <w:sz w:val="22"/>
              <w:szCs w:val="22"/>
              <w:rtl w:val="0"/>
            </w:rPr>
            <w:t xml:space="preserve">变化</w:t>
          </w:r>
        </w:sdtContent>
      </w:sdt>
      <w:sdt>
        <w:sdtPr>
          <w:id w:val="1458146584"/>
          <w:tag w:val="goog_rdk_205"/>
        </w:sdtPr>
        <w:sdtContent>
          <w:r w:rsidDel="00000000" w:rsidR="00000000" w:rsidRPr="00000000">
            <w:rPr>
              <w:rFonts w:ascii="Arial Unicode MS" w:cs="Arial Unicode MS" w:eastAsia="Arial Unicode MS" w:hAnsi="Arial Unicode MS"/>
              <w:sz w:val="22"/>
              <w:szCs w:val="22"/>
              <w:rtl w:val="0"/>
            </w:rPr>
            <w:t xml:space="preserve">，但这种化学层面的减少并不一定会立刻、线性地</w:t>
          </w:r>
        </w:sdtContent>
      </w:sdt>
      <w:sdt>
        <w:sdtPr>
          <w:id w:val="18738136"/>
          <w:tag w:val="goog_rdk_206"/>
        </w:sdtPr>
        <w:sdtContent>
          <w:r w:rsidDel="00000000" w:rsidR="00000000" w:rsidRPr="00000000">
            <w:rPr>
              <w:rFonts w:ascii="Arial Unicode MS" w:cs="Arial Unicode MS" w:eastAsia="Arial Unicode MS" w:hAnsi="Arial Unicode MS"/>
              <w:sz w:val="22"/>
              <w:szCs w:val="22"/>
              <w:rtl w:val="0"/>
            </w:rPr>
            <w:t xml:space="preserve">反映在感官评分上</w:t>
          </w:r>
        </w:sdtContent>
      </w:sdt>
      <w:sdt>
        <w:sdtPr>
          <w:id w:val="-611349571"/>
          <w:tag w:val="goog_rdk_207"/>
        </w:sdtPr>
        <w:sdtContent>
          <w:r w:rsidDel="00000000" w:rsidR="00000000" w:rsidRPr="00000000">
            <w:rPr>
              <w:rFonts w:ascii="Arial Unicode MS" w:cs="Arial Unicode MS" w:eastAsia="Arial Unicode MS" w:hAnsi="Arial Unicode MS"/>
              <w:sz w:val="22"/>
              <w:szCs w:val="22"/>
              <w:rtl w:val="0"/>
            </w:rPr>
            <w:t xml:space="preserve">。感官得分受温度和时间双重因素的交织影响，且存在一定的主观性波动，这导致在目前的样本量下难以捕捉到统计学上的显著性。此外，本研究每个处理组仅进行一次实验，并由同一评审员完成感官评价，数据重复性有限，因此较难检测到较小的处理效应。尽管如此，从原始数据和趋势分析结果来看，不同工艺条件下仍表现出一定的感官差异，其中190℃配合5.3 min处理组在多个感官指标上表现较优，这一趋势仍有待通过增加实验重复次数和扩大样本量进一步验证。</w:t>
          </w:r>
        </w:sdtContent>
      </w:sdt>
      <w:r w:rsidDel="00000000" w:rsidR="00000000" w:rsidRPr="00000000">
        <w:rPr>
          <w:rtl w:val="0"/>
        </w:rPr>
      </w:r>
    </w:p>
    <w:p w:rsidR="00000000" w:rsidDel="00000000" w:rsidP="00000000" w:rsidRDefault="00000000" w:rsidRPr="00000000" w14:paraId="00000137">
      <w:pPr>
        <w:spacing w:after="120" w:before="120" w:line="288" w:lineRule="auto"/>
        <w:ind w:firstLine="2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8">
      <w:pPr>
        <w:rPr>
          <w:rFonts w:ascii="Arimo" w:cs="Arimo" w:eastAsia="Arimo" w:hAnsi="Arimo"/>
        </w:rPr>
      </w:pPr>
      <w:sdt>
        <w:sdtPr>
          <w:id w:val="-1860872031"/>
          <w:tag w:val="goog_rdk_208"/>
        </w:sdtPr>
        <w:sdtContent>
          <w:r w:rsidDel="00000000" w:rsidR="00000000" w:rsidRPr="00000000">
            <w:rPr>
              <w:rFonts w:ascii="Arial Unicode MS" w:cs="Arial Unicode MS" w:eastAsia="Arial Unicode MS" w:hAnsi="Arial Unicode MS"/>
              <w:rtl w:val="0"/>
            </w:rPr>
            <w:t xml:space="preserve">表 4. 双因素 ANOVA 结果</w:t>
          </w:r>
        </w:sdtContent>
      </w:sdt>
      <w:r w:rsidDel="00000000" w:rsidR="00000000" w:rsidRPr="00000000">
        <w:rPr>
          <w:rFonts w:ascii="Arimo" w:cs="Arimo" w:eastAsia="Arimo" w:hAnsi="Arimo"/>
        </w:rPr>
        <w:drawing>
          <wp:inline distB="0" distT="0" distL="0" distR="0">
            <wp:extent cx="5943600" cy="1489075"/>
            <wp:effectExtent b="0" l="0" r="0" t="0"/>
            <wp:docPr id="20"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148907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120" w:before="120" w:line="288" w:lineRule="auto"/>
        <w:rPr>
          <w:rFonts w:ascii="Arial" w:cs="Arial" w:eastAsia="Arial" w:hAnsi="Arial"/>
          <w:sz w:val="22"/>
          <w:szCs w:val="22"/>
        </w:rPr>
      </w:pPr>
      <w:sdt>
        <w:sdtPr>
          <w:id w:val="1759868387"/>
          <w:tag w:val="goog_rdk_209"/>
        </w:sdtPr>
        <w:sdtContent>
          <w:r w:rsidDel="00000000" w:rsidR="00000000" w:rsidRPr="00000000">
            <w:rPr>
              <w:rFonts w:ascii="Arial Unicode MS" w:cs="Arial Unicode MS" w:eastAsia="Arial Unicode MS" w:hAnsi="Arial Unicode MS"/>
              <w:i w:val="1"/>
              <w:iCs w:val="1"/>
              <w:sz w:val="22"/>
              <w:szCs w:val="22"/>
              <w:rtl w:val="0"/>
            </w:rPr>
            <w:t xml:space="preserve">注：ns = 不显著（P&gt;0.05）；*</w:t>
          </w:r>
        </w:sdtContent>
      </w:sdt>
      <w:sdt>
        <w:sdtPr>
          <w:id w:val="943729361"/>
          <w:tag w:val="goog_rdk_210"/>
        </w:sdtPr>
        <w:sdtContent>
          <w:r w:rsidDel="00000000" w:rsidR="00000000" w:rsidRPr="00000000">
            <w:rPr>
              <w:rFonts w:ascii="Arial Unicode MS" w:cs="Arial Unicode MS" w:eastAsia="Arial Unicode MS" w:hAnsi="Arial Unicode MS"/>
              <w:sz w:val="22"/>
              <w:szCs w:val="22"/>
              <w:rtl w:val="0"/>
            </w:rPr>
            <w:t xml:space="preserve">= 显著（P&lt;0.05）</w:t>
          </w:r>
        </w:sdtContent>
      </w:sdt>
    </w:p>
    <w:bookmarkStart w:colFirst="0" w:colLast="0" w:name="bookmark=id.m8ji6p9uqyk" w:id="17"/>
    <w:bookmarkEnd w:id="17"/>
    <w:p w:rsidR="00000000" w:rsidDel="00000000" w:rsidP="00000000" w:rsidRDefault="00000000" w:rsidRPr="00000000" w14:paraId="0000013A">
      <w:pPr>
        <w:spacing w:after="120" w:before="260" w:line="288" w:lineRule="auto"/>
        <w:rPr>
          <w:rFonts w:ascii="Arial" w:cs="Arial" w:eastAsia="Arial" w:hAnsi="Arial"/>
          <w:b w:val="1"/>
          <w:bCs w:val="1"/>
          <w:sz w:val="28"/>
          <w:szCs w:val="28"/>
        </w:rPr>
      </w:pPr>
      <w:sdt>
        <w:sdtPr>
          <w:id w:val="-1800375654"/>
          <w:tag w:val="goog_rdk_211"/>
        </w:sdtPr>
        <w:sdtContent>
          <w:r w:rsidDel="00000000" w:rsidR="00000000" w:rsidRPr="00000000">
            <w:rPr>
              <w:rFonts w:ascii="Arial Unicode MS" w:cs="Arial Unicode MS" w:eastAsia="Arial Unicode MS" w:hAnsi="Arial Unicode MS"/>
              <w:b w:val="1"/>
              <w:bCs w:val="1"/>
              <w:sz w:val="28"/>
              <w:szCs w:val="28"/>
              <w:rtl w:val="0"/>
            </w:rPr>
            <w:t xml:space="preserve">2.4.2 多元线性回归分析</w:t>
          </w:r>
        </w:sdtContent>
      </w:sdt>
      <w:r w:rsidDel="00000000" w:rsidR="00000000" w:rsidRPr="00000000">
        <w:rPr>
          <w:rtl w:val="0"/>
        </w:rPr>
      </w:r>
    </w:p>
    <w:p w:rsidR="00000000" w:rsidDel="00000000" w:rsidP="00000000" w:rsidRDefault="00000000" w:rsidRPr="00000000" w14:paraId="0000013B">
      <w:pPr>
        <w:ind w:firstLine="240"/>
        <w:rPr>
          <w:rFonts w:ascii="Arial" w:cs="Arial" w:eastAsia="Arial" w:hAnsi="Arial"/>
          <w:color w:val="1f2329"/>
          <w:sz w:val="22"/>
          <w:szCs w:val="22"/>
        </w:rPr>
      </w:pPr>
      <w:sdt>
        <w:sdtPr>
          <w:id w:val="-1363448712"/>
          <w:tag w:val="goog_rdk_212"/>
        </w:sdtPr>
        <w:sdtContent>
          <w:r w:rsidDel="00000000" w:rsidR="00000000" w:rsidRPr="00000000">
            <w:rPr>
              <w:rFonts w:ascii="Arial Unicode MS" w:cs="Arial Unicode MS" w:eastAsia="Arial Unicode MS" w:hAnsi="Arial Unicode MS"/>
              <w:sz w:val="22"/>
              <w:szCs w:val="22"/>
              <w:rtl w:val="0"/>
            </w:rPr>
            <w:t xml:space="preserve">多元线性回归[7]是量化多个自变量对因变量独立贡献的统计建模方法，通过回归系数估计实现 "控制变量" 的统计思想，即在固定其他变量的条件下，估计单个自变量对因变量的边际效应。</w:t>
          </w:r>
        </w:sdtContent>
      </w:sdt>
      <w:sdt>
        <w:sdtPr>
          <w:id w:val="1422636436"/>
          <w:tag w:val="goog_rdk_213"/>
        </w:sdtPr>
        <w:sdtContent>
          <w:r w:rsidDel="00000000" w:rsidR="00000000" w:rsidRPr="00000000">
            <w:rPr>
              <w:rFonts w:ascii="Arial Unicode MS" w:cs="Arial Unicode MS" w:eastAsia="Arial Unicode MS" w:hAnsi="Arial Unicode MS"/>
              <w:color w:val="1f2329"/>
              <w:sz w:val="22"/>
              <w:szCs w:val="22"/>
              <w:rtl w:val="0"/>
            </w:rPr>
            <w:t xml:space="preserve">本实验引入多元线性回归作为 ANOVA 的补充，原因在于方差分析仅能提供定性的显著性判断，而回归分析可量化各工艺参数的效应强度与方向，实现温度与时间相对重要性的定量比较，并建立可用于工艺优化的预测模型。</w:t>
          </w:r>
        </w:sdtContent>
      </w:sdt>
    </w:p>
    <w:p w:rsidR="00000000" w:rsidDel="00000000" w:rsidP="00000000" w:rsidRDefault="00000000" w:rsidRPr="00000000" w14:paraId="0000013C">
      <w:pPr>
        <w:ind w:firstLine="240"/>
        <w:rPr>
          <w:rFonts w:ascii="Arial" w:cs="Arial" w:eastAsia="Arial" w:hAnsi="Arial"/>
          <w:sz w:val="22"/>
          <w:szCs w:val="22"/>
        </w:rPr>
      </w:pPr>
      <w:sdt>
        <w:sdtPr>
          <w:id w:val="1856796531"/>
          <w:tag w:val="goog_rdk_214"/>
        </w:sdtPr>
        <w:sdtContent>
          <w:r w:rsidDel="00000000" w:rsidR="00000000" w:rsidRPr="00000000">
            <w:rPr>
              <w:rFonts w:ascii="Arial Unicode MS" w:cs="Arial Unicode MS" w:eastAsia="Arial Unicode MS" w:hAnsi="Arial Unicode MS"/>
              <w:sz w:val="22"/>
              <w:szCs w:val="22"/>
              <w:rtl w:val="0"/>
            </w:rPr>
            <w:t xml:space="preserve">以炒茶工艺变量作为自变量，以茶叶最终品质作为因变量，建立多元线性回归模型，模型基本形式如下：</w:t>
          </w:r>
        </w:sdtContent>
      </w:sdt>
    </w:p>
    <w:p w:rsidR="00000000" w:rsidDel="00000000" w:rsidP="00000000" w:rsidRDefault="00000000" w:rsidRPr="00000000" w14:paraId="0000013D">
      <w:pPr>
        <w:jc w:val="center"/>
        <w:rPr>
          <w:rFonts w:ascii="Arimo" w:cs="Arimo" w:eastAsia="Arimo" w:hAnsi="Arimo"/>
        </w:rPr>
      </w:pPr>
      <w:r w:rsidDel="00000000" w:rsidR="00000000" w:rsidRPr="00000000">
        <w:rPr>
          <w:rFonts w:ascii="Arimo" w:cs="Arimo" w:eastAsia="Arimo" w:hAnsi="Arimo"/>
        </w:rPr>
        <w:drawing>
          <wp:inline distB="0" distT="0" distL="0" distR="0">
            <wp:extent cx="3471863" cy="265657"/>
            <wp:effectExtent b="0" l="0" r="0" t="0"/>
            <wp:docPr id="2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3471863" cy="265657"/>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rFonts w:ascii="Arial" w:cs="Arial" w:eastAsia="Arial" w:hAnsi="Arial"/>
          <w:sz w:val="22"/>
          <w:szCs w:val="22"/>
        </w:rPr>
      </w:pPr>
      <w:sdt>
        <w:sdtPr>
          <w:id w:val="1154384750"/>
          <w:tag w:val="goog_rdk_215"/>
        </w:sdtPr>
        <w:sdtContent>
          <w:r w:rsidDel="00000000" w:rsidR="00000000" w:rsidRPr="00000000">
            <w:rPr>
              <w:rFonts w:ascii="Arial Unicode MS" w:cs="Arial Unicode MS" w:eastAsia="Arial Unicode MS" w:hAnsi="Arial Unicode MS"/>
              <w:sz w:val="22"/>
              <w:szCs w:val="22"/>
              <w:rtl w:val="0"/>
            </w:rPr>
            <w:t xml:space="preserve">其中：</w:t>
          </w:r>
        </w:sdtContent>
      </w:sdt>
    </w:p>
    <w:p w:rsidR="00000000" w:rsidDel="00000000" w:rsidP="00000000" w:rsidRDefault="00000000" w:rsidRPr="00000000" w14:paraId="0000013F">
      <w:pPr>
        <w:ind w:left="720" w:firstLine="0"/>
        <w:rPr>
          <w:rFonts w:ascii="Arial" w:cs="Arial" w:eastAsia="Arial" w:hAnsi="Arial"/>
          <w:sz w:val="22"/>
          <w:szCs w:val="22"/>
        </w:rPr>
      </w:pPr>
      <w:sdt>
        <w:sdtPr>
          <w:id w:val="284793385"/>
          <w:tag w:val="goog_rdk_216"/>
        </w:sdtPr>
        <w:sdtContent>
          <w:r w:rsidDel="00000000" w:rsidR="00000000" w:rsidRPr="00000000">
            <w:rPr>
              <w:rFonts w:ascii="Arial Unicode MS" w:cs="Arial Unicode MS" w:eastAsia="Arial Unicode MS" w:hAnsi="Arial Unicode MS"/>
              <w:sz w:val="22"/>
              <w:szCs w:val="22"/>
              <w:rtl w:val="0"/>
            </w:rPr>
            <w:t xml:space="preserve">Quality：感官审评总分 </w:t>
          </w:r>
        </w:sdtContent>
      </w:sdt>
      <w:sdt>
        <w:sdtPr>
          <w:id w:val="2143196445"/>
          <w:tag w:val="goog_rdk_217"/>
        </w:sdtPr>
        <w:sdtContent>
          <w:r w:rsidDel="00000000" w:rsidR="00000000" w:rsidRPr="00000000">
            <w:rPr>
              <w:rFonts w:ascii="Arial Unicode MS" w:cs="Arial Unicode MS" w:eastAsia="Arial Unicode MS" w:hAnsi="Arial Unicode MS"/>
              <w:sz w:val="22"/>
              <w:szCs w:val="22"/>
              <w:rtl w:val="0"/>
            </w:rPr>
            <w:t xml:space="preserve">或者</w:t>
          </w:r>
        </w:sdtContent>
      </w:sdt>
      <w:sdt>
        <w:sdtPr>
          <w:id w:val="1457725851"/>
          <w:tag w:val="goog_rdk_218"/>
        </w:sdtPr>
        <w:sdtContent>
          <w:r w:rsidDel="00000000" w:rsidR="00000000" w:rsidRPr="00000000">
            <w:rPr>
              <w:rFonts w:ascii="Arial Unicode MS" w:cs="Arial Unicode MS" w:eastAsia="Arial Unicode MS" w:hAnsi="Arial Unicode MS"/>
              <w:sz w:val="22"/>
              <w:szCs w:val="22"/>
              <w:rtl w:val="0"/>
            </w:rPr>
            <w:t xml:space="preserve"> TP：茶多酚</w:t>
          </w:r>
        </w:sdtContent>
      </w:sdt>
      <w:sdt>
        <w:sdtPr>
          <w:id w:val="1571533763"/>
          <w:tag w:val="goog_rdk_219"/>
        </w:sdtPr>
        <w:sdtContent>
          <w:r w:rsidDel="00000000" w:rsidR="00000000" w:rsidRPr="00000000">
            <w:rPr>
              <w:rFonts w:ascii="Arial Unicode MS" w:cs="Arial Unicode MS" w:eastAsia="Arial Unicode MS" w:hAnsi="Arial Unicode MS"/>
              <w:sz w:val="22"/>
              <w:szCs w:val="22"/>
              <w:rtl w:val="0"/>
            </w:rPr>
            <w:t xml:space="preserve">相对</w:t>
          </w:r>
        </w:sdtContent>
      </w:sdt>
      <w:sdt>
        <w:sdtPr>
          <w:id w:val="-1034438682"/>
          <w:tag w:val="goog_rdk_220"/>
        </w:sdtPr>
        <w:sdtContent>
          <w:r w:rsidDel="00000000" w:rsidR="00000000" w:rsidRPr="00000000">
            <w:rPr>
              <w:rFonts w:ascii="Arial Unicode MS" w:cs="Arial Unicode MS" w:eastAsia="Arial Unicode MS" w:hAnsi="Arial Unicode MS"/>
              <w:sz w:val="22"/>
              <w:szCs w:val="22"/>
              <w:rtl w:val="0"/>
            </w:rPr>
            <w:t xml:space="preserve">含量</w:t>
          </w:r>
        </w:sdtContent>
      </w:sdt>
    </w:p>
    <w:p w:rsidR="00000000" w:rsidDel="00000000" w:rsidP="00000000" w:rsidRDefault="00000000" w:rsidRPr="00000000" w14:paraId="00000140">
      <w:pPr>
        <w:ind w:left="720" w:firstLine="0"/>
        <w:rPr>
          <w:rFonts w:ascii="Arial" w:cs="Arial" w:eastAsia="Arial" w:hAnsi="Arial"/>
          <w:sz w:val="22"/>
          <w:szCs w:val="22"/>
        </w:rPr>
      </w:pPr>
      <w:sdt>
        <w:sdtPr>
          <w:id w:val="-980772357"/>
          <w:tag w:val="goog_rdk_221"/>
        </w:sdtPr>
        <w:sdtContent>
          <w:r w:rsidDel="00000000" w:rsidR="00000000" w:rsidRPr="00000000">
            <w:rPr>
              <w:rFonts w:ascii="Arial Unicode MS" w:cs="Arial Unicode MS" w:eastAsia="Arial Unicode MS" w:hAnsi="Arial Unicode MS"/>
              <w:sz w:val="22"/>
              <w:szCs w:val="22"/>
              <w:rtl w:val="0"/>
            </w:rPr>
            <w:t xml:space="preserve">Temp：炒锅温度（°C）</w:t>
          </w:r>
        </w:sdtContent>
      </w:sdt>
    </w:p>
    <w:p w:rsidR="00000000" w:rsidDel="00000000" w:rsidP="00000000" w:rsidRDefault="00000000" w:rsidRPr="00000000" w14:paraId="00000141">
      <w:pPr>
        <w:ind w:left="720" w:firstLine="0"/>
        <w:rPr>
          <w:rFonts w:ascii="Arial" w:cs="Arial" w:eastAsia="Arial" w:hAnsi="Arial"/>
          <w:sz w:val="22"/>
          <w:szCs w:val="22"/>
        </w:rPr>
      </w:pPr>
      <w:sdt>
        <w:sdtPr>
          <w:id w:val="-317042692"/>
          <w:tag w:val="goog_rdk_222"/>
        </w:sdtPr>
        <w:sdtContent>
          <w:r w:rsidDel="00000000" w:rsidR="00000000" w:rsidRPr="00000000">
            <w:rPr>
              <w:rFonts w:ascii="Arial Unicode MS" w:cs="Arial Unicode MS" w:eastAsia="Arial Unicode MS" w:hAnsi="Arial Unicode MS"/>
              <w:sz w:val="22"/>
              <w:szCs w:val="22"/>
              <w:rtl w:val="0"/>
            </w:rPr>
            <w:t xml:space="preserve">Time: 炒制时间（min）</w:t>
          </w:r>
        </w:sdtContent>
      </w:sdt>
    </w:p>
    <w:p w:rsidR="00000000" w:rsidDel="00000000" w:rsidP="00000000" w:rsidRDefault="00000000" w:rsidRPr="00000000" w14:paraId="00000142">
      <w:pPr>
        <w:ind w:left="720" w:firstLine="0"/>
        <w:rPr>
          <w:rFonts w:ascii="Arial" w:cs="Arial" w:eastAsia="Arial" w:hAnsi="Arial"/>
          <w:sz w:val="22"/>
          <w:szCs w:val="22"/>
        </w:rPr>
      </w:pPr>
      <w:sdt>
        <w:sdtPr>
          <w:id w:val="712144032"/>
          <w:tag w:val="goog_rdk_223"/>
        </w:sdtPr>
        <w:sdtContent>
          <w:r w:rsidDel="00000000" w:rsidR="00000000" w:rsidRPr="00000000">
            <w:rPr>
              <w:rFonts w:ascii="Arial Unicode MS" w:cs="Arial Unicode MS" w:eastAsia="Arial Unicode MS" w:hAnsi="Arial Unicode MS"/>
              <w:sz w:val="22"/>
              <w:szCs w:val="22"/>
              <w:rtl w:val="0"/>
            </w:rPr>
            <w:t xml:space="preserve">β0​：截距</w:t>
          </w:r>
        </w:sdtContent>
      </w:sdt>
    </w:p>
    <w:p w:rsidR="00000000" w:rsidDel="00000000" w:rsidP="00000000" w:rsidRDefault="00000000" w:rsidRPr="00000000" w14:paraId="00000143">
      <w:pPr>
        <w:ind w:left="720" w:firstLine="0"/>
        <w:rPr>
          <w:rFonts w:ascii="Arial" w:cs="Arial" w:eastAsia="Arial" w:hAnsi="Arial"/>
          <w:sz w:val="22"/>
          <w:szCs w:val="22"/>
        </w:rPr>
      </w:pPr>
      <w:sdt>
        <w:sdtPr>
          <w:id w:val="-42004551"/>
          <w:tag w:val="goog_rdk_224"/>
        </w:sdtPr>
        <w:sdtContent>
          <w:r w:rsidDel="00000000" w:rsidR="00000000" w:rsidRPr="00000000">
            <w:rPr>
              <w:rFonts w:ascii="Arial Unicode MS" w:cs="Arial Unicode MS" w:eastAsia="Arial Unicode MS" w:hAnsi="Arial Unicode MS"/>
              <w:sz w:val="22"/>
              <w:szCs w:val="22"/>
              <w:rtl w:val="0"/>
            </w:rPr>
            <w:t xml:space="preserve">β1，β2：回归系数</w:t>
          </w:r>
        </w:sdtContent>
      </w:sdt>
    </w:p>
    <w:sdt>
      <w:sdtPr>
        <w:id w:val="290055229"/>
        <w:tag w:val="goog_rdk_230"/>
      </w:sdtPr>
      <w:sdtContent>
        <w:p w:rsidR="00000000" w:rsidDel="00000000" w:rsidP="00000000" w:rsidRDefault="00000000" w:rsidRPr="00000000" w14:paraId="00000144">
          <w:pPr>
            <w:spacing w:after="120" w:before="120" w:line="288" w:lineRule="auto"/>
            <w:rPr>
              <w:ins w:author="Ting C" w:id="1" w:date="2026-06-13T04:32:56Z"/>
              <w:rFonts w:ascii="Arial" w:cs="Arial" w:eastAsia="Arial" w:hAnsi="Arial"/>
              <w:sz w:val="20"/>
              <w:szCs w:val="20"/>
              <w:rPrChange w:author="Ting C" w:id="2" w:date="2026-06-13T04:32:56Z">
                <w:rPr>
                  <w:rFonts w:ascii="Arial" w:cs="Arial" w:eastAsia="Arial" w:hAnsi="Arial"/>
                  <w:sz w:val="22"/>
                  <w:szCs w:val="22"/>
                </w:rPr>
              </w:rPrChange>
            </w:rPr>
          </w:pPr>
          <w:sdt>
            <w:sdtPr>
              <w:id w:val="-1175982390"/>
              <w:tag w:val="goog_rdk_226"/>
            </w:sdtPr>
            <w:sdtContent>
              <w:ins w:author="Ting C" w:id="1" w:date="2026-06-13T04:32:56Z"/>
              <w:sdt>
                <w:sdtPr>
                  <w:id w:val="-1159518434"/>
                  <w:tag w:val="goog_rdk_227"/>
                </w:sdtPr>
                <w:sdtContent>
                  <w:commentRangeStart w:id="3"/>
                </w:sdtContent>
              </w:sdt>
              <w:ins w:author="Ting C" w:id="1" w:date="2026-06-13T04:32:56Z">
                <w:sdt>
                  <w:sdtPr>
                    <w:id w:val="-645858595"/>
                    <w:tag w:val="goog_rdk_228"/>
                  </w:sdtPr>
                  <w:sdtContent>
                    <w:commentRangeStart w:id="3"/>
                  </w:sdtContent>
                </w:sdt>
                <w:commentRangeEnd w:id="3"/>
                <w:r w:rsidDel="00000000" w:rsidR="00000000" w:rsidRPr="00000000">
                  <w:commentReference w:id="3"/>
                </w:r>
                <w:sdt>
                  <w:sdtPr>
                    <w:id w:val="-759627270"/>
                    <w:tag w:val="goog_rdk_229"/>
                  </w:sdtPr>
                  <w:sdtContent>
                    <w:r w:rsidDel="00000000" w:rsidR="00000000" w:rsidRPr="00000000">
                      <w:rPr>
                        <w:rtl w:val="0"/>
                      </w:rPr>
                    </w:r>
                  </w:sdtContent>
                </w:sdt>
              </w:ins>
            </w:sdtContent>
          </w:sdt>
        </w:p>
      </w:sdtContent>
    </w:sdt>
    <w:sdt>
      <w:sdtPr>
        <w:id w:val="1957002167"/>
        <w:tag w:val="goog_rdk_233"/>
      </w:sdtPr>
      <w:sdtContent>
        <w:p w:rsidR="00000000" w:rsidDel="00000000" w:rsidP="00000000" w:rsidRDefault="00000000" w:rsidRPr="00000000" w14:paraId="00000145">
          <w:pPr>
            <w:spacing w:after="120" w:before="120" w:line="288" w:lineRule="auto"/>
            <w:rPr>
              <w:rFonts w:ascii="Arial" w:cs="Arial" w:eastAsia="Arial" w:hAnsi="Arial"/>
              <w:sz w:val="20"/>
              <w:szCs w:val="20"/>
            </w:rPr>
            <w:pPrChange w:author="Ting C" w:id="0" w:date="2026-06-13T04:32:56Z">
              <w:pPr>
                <w:spacing w:after="120" w:before="120" w:line="288" w:lineRule="auto"/>
                <w:ind w:left="0" w:firstLine="0"/>
              </w:pPr>
            </w:pPrChange>
          </w:pPr>
          <w:sdt>
            <w:sdtPr>
              <w:id w:val="761678838"/>
              <w:tag w:val="goog_rdk_231"/>
            </w:sdtPr>
            <w:sdtContent>
              <w:ins w:author="Ting C" w:id="1" w:date="2026-06-13T04:32:56Z"/>
              <w:sdt>
                <w:sdtPr>
                  <w:id w:val="-1450855424"/>
                  <w:tag w:val="goog_rdk_232"/>
                </w:sdtPr>
                <w:sdtContent>
                  <w:ins w:author="Ting C" w:id="1" w:date="2026-06-13T04:32:56Z">
                    <w:r w:rsidDel="00000000" w:rsidR="00000000" w:rsidRPr="00000000">
                      <w:rPr>
                        <w:rFonts w:ascii="Arial" w:cs="Arial" w:eastAsia="Arial" w:hAnsi="Arial"/>
                        <w:sz w:val="20"/>
                        <w:szCs w:val="20"/>
                        <w:rtl w:val="0"/>
                        <w:rPrChange w:author="Ting C" w:id="2" w:date="2026-06-13T04:32:56Z">
                          <w:rPr>
                            <w:rFonts w:ascii="Arial" w:cs="Arial" w:eastAsia="Arial" w:hAnsi="Arial"/>
                            <w:sz w:val="22"/>
                            <w:szCs w:val="22"/>
                          </w:rPr>
                        </w:rPrChange>
                      </w:rPr>
                      <w:t xml:space="preserve">本研究采用 Python 进行多元线性回归分析，利用 Statsmodels 库构建普通最小二乘回归模型（OLS）。实验结果表格所示回归结果由程序自动生成，其中包含回归系数（coef）、标准误差（std err）、P值、决定系数（R²）、F统计量以及条件数（Condition Number）等模型评价指标。这些统计量用于评估模型拟合效果以及温度和炒制时间对茶叶品质的影响程度，为后续结果分析提供依据。</w:t>
                    </w:r>
                  </w:ins>
                </w:sdtContent>
              </w:sdt>
              <w:ins w:author="Ting C" w:id="1" w:date="2026-06-13T04:32:56Z"/>
            </w:sdtContent>
          </w:sdt>
          <w:r w:rsidDel="00000000" w:rsidR="00000000" w:rsidRPr="00000000">
            <w:rPr>
              <w:rtl w:val="0"/>
            </w:rPr>
          </w:r>
        </w:p>
      </w:sdtContent>
    </w:sdt>
    <w:p w:rsidR="00000000" w:rsidDel="00000000" w:rsidP="00000000" w:rsidRDefault="00000000" w:rsidRPr="00000000" w14:paraId="00000146">
      <w:pPr>
        <w:spacing w:after="120" w:before="120" w:line="288" w:lineRule="auto"/>
        <w:ind w:left="0" w:firstLine="0"/>
        <w:rPr>
          <w:rFonts w:ascii="Arimo" w:cs="Arimo" w:eastAsia="Arimo" w:hAnsi="Arimo"/>
        </w:rPr>
      </w:pPr>
      <w:sdt>
        <w:sdtPr>
          <w:id w:val="-436825691"/>
          <w:tag w:val="goog_rdk_234"/>
        </w:sdtPr>
        <w:sdtContent>
          <w:r w:rsidDel="00000000" w:rsidR="00000000" w:rsidRPr="00000000">
            <w:rPr>
              <w:rFonts w:ascii="Arial Unicode MS" w:cs="Arial Unicode MS" w:eastAsia="Arial Unicode MS" w:hAnsi="Arial Unicode MS"/>
              <w:sz w:val="20"/>
              <w:szCs w:val="20"/>
              <w:rtl w:val="0"/>
            </w:rPr>
            <w:t xml:space="preserve">我们得到的</w:t>
          </w:r>
        </w:sdtContent>
      </w:sdt>
      <w:sdt>
        <w:sdtPr>
          <w:id w:val="-581858892"/>
          <w:tag w:val="goog_rdk_235"/>
        </w:sdtPr>
        <w:sdtContent>
          <w:r w:rsidDel="00000000" w:rsidR="00000000" w:rsidRPr="00000000">
            <w:rPr>
              <w:rFonts w:ascii="Arial Unicode MS" w:cs="Arial Unicode MS" w:eastAsia="Arial Unicode MS" w:hAnsi="Arial Unicode MS"/>
              <w:sz w:val="20"/>
              <w:szCs w:val="20"/>
              <w:rtl w:val="0"/>
            </w:rPr>
            <w:t xml:space="preserve">品质预测公司计算结果为：</w:t>
          </w:r>
        </w:sdtContent>
      </w:sdt>
      <w:r w:rsidDel="00000000" w:rsidR="00000000" w:rsidRPr="00000000">
        <w:rPr>
          <w:rFonts w:ascii="Arimo" w:cs="Arimo" w:eastAsia="Arimo" w:hAnsi="Arimo"/>
        </w:rPr>
        <w:drawing>
          <wp:inline distB="0" distT="0" distL="0" distR="0">
            <wp:extent cx="3454400" cy="228600"/>
            <wp:effectExtent b="0" l="0" r="0" t="0"/>
            <wp:docPr id="7"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34544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120" w:before="120" w:line="288" w:lineRule="auto"/>
        <w:ind w:left="0" w:firstLine="0"/>
        <w:rPr>
          <w:rFonts w:ascii="Arial" w:cs="Arial" w:eastAsia="Arial" w:hAnsi="Arial"/>
          <w:sz w:val="22"/>
          <w:szCs w:val="22"/>
        </w:rPr>
      </w:pPr>
      <w:sdt>
        <w:sdtPr>
          <w:id w:val="-2091985451"/>
          <w:tag w:val="goog_rdk_236"/>
        </w:sdtPr>
        <w:sdtContent>
          <w:r w:rsidDel="00000000" w:rsidR="00000000" w:rsidRPr="00000000">
            <w:rPr>
              <w:rFonts w:ascii="Arial Unicode MS" w:cs="Arial Unicode MS" w:eastAsia="Arial Unicode MS" w:hAnsi="Arial Unicode MS"/>
              <w:sz w:val="20"/>
              <w:szCs w:val="20"/>
              <w:rtl w:val="0"/>
            </w:rPr>
            <w:t xml:space="preserve">时间的</w:t>
          </w:r>
        </w:sdtContent>
      </w:sdt>
      <w:sdt>
        <w:sdtPr>
          <w:id w:val="1977290981"/>
          <w:tag w:val="goog_rdk_237"/>
        </w:sdtPr>
        <w:sdtContent>
          <w:r w:rsidDel="00000000" w:rsidR="00000000" w:rsidRPr="00000000">
            <w:rPr>
              <w:rFonts w:ascii="Arial Unicode MS" w:cs="Arial Unicode MS" w:eastAsia="Arial Unicode MS" w:hAnsi="Arial Unicode MS"/>
              <w:sz w:val="20"/>
              <w:szCs w:val="20"/>
              <w:rtl w:val="0"/>
            </w:rPr>
            <w:t xml:space="preserve">回归</w:t>
          </w:r>
        </w:sdtContent>
      </w:sdt>
      <w:sdt>
        <w:sdtPr>
          <w:id w:val="808536814"/>
          <w:tag w:val="goog_rdk_238"/>
        </w:sdtPr>
        <w:sdtContent>
          <w:r w:rsidDel="00000000" w:rsidR="00000000" w:rsidRPr="00000000">
            <w:rPr>
              <w:rFonts w:ascii="Arial Unicode MS" w:cs="Arial Unicode MS" w:eastAsia="Arial Unicode MS" w:hAnsi="Arial Unicode MS"/>
              <w:sz w:val="20"/>
              <w:szCs w:val="20"/>
              <w:rtl w:val="0"/>
            </w:rPr>
            <w:t xml:space="preserve">系数为 - 0.6759，</w:t>
          </w:r>
        </w:sdtContent>
      </w:sdt>
      <w:sdt>
        <w:sdtPr>
          <w:id w:val="46004456"/>
          <w:tag w:val="goog_rdk_239"/>
        </w:sdtPr>
        <w:sdtContent>
          <w:r w:rsidDel="00000000" w:rsidR="00000000" w:rsidRPr="00000000">
            <w:rPr>
              <w:rFonts w:ascii="Arial Unicode MS" w:cs="Arial Unicode MS" w:eastAsia="Arial Unicode MS" w:hAnsi="Arial Unicode MS"/>
              <w:sz w:val="20"/>
              <w:szCs w:val="20"/>
              <w:rtl w:val="0"/>
            </w:rPr>
            <w:t xml:space="preserve">表明在控制温度因素后，炒制时间与综合评分呈负相关关系，是影响品质的重要因素</w:t>
          </w:r>
        </w:sdtContent>
      </w:sdt>
      <w:sdt>
        <w:sdtPr>
          <w:id w:val="1771190418"/>
          <w:tag w:val="goog_rdk_240"/>
        </w:sdtPr>
        <w:sdtContent>
          <w:r w:rsidDel="00000000" w:rsidR="00000000" w:rsidRPr="00000000">
            <w:rPr>
              <w:rFonts w:ascii="Arial Unicode MS" w:cs="Arial Unicode MS" w:eastAsia="Arial Unicode MS" w:hAnsi="Arial Unicode MS"/>
              <w:sz w:val="20"/>
              <w:szCs w:val="20"/>
              <w:rtl w:val="0"/>
            </w:rPr>
            <w:t xml:space="preserve">。</w:t>
          </w:r>
        </w:sdtContent>
      </w:sdt>
      <w:sdt>
        <w:sdtPr>
          <w:id w:val="-1807549473"/>
          <w:tag w:val="goog_rdk_241"/>
        </w:sdtPr>
        <w:sdtContent>
          <w:r w:rsidDel="00000000" w:rsidR="00000000" w:rsidRPr="00000000">
            <w:rPr>
              <w:rFonts w:ascii="Arial Unicode MS" w:cs="Arial Unicode MS" w:eastAsia="Arial Unicode MS" w:hAnsi="Arial Unicode MS"/>
              <w:sz w:val="20"/>
              <w:szCs w:val="20"/>
              <w:rtl w:val="0"/>
            </w:rPr>
            <w:t xml:space="preserve">在其他条件保持不变的情况下，模型估计</w:t>
          </w:r>
        </w:sdtContent>
      </w:sdt>
      <w:sdt>
        <w:sdtPr>
          <w:id w:val="-370862675"/>
          <w:tag w:val="goog_rdk_242"/>
        </w:sdtPr>
        <w:sdtContent>
          <w:r w:rsidDel="00000000" w:rsidR="00000000" w:rsidRPr="00000000">
            <w:rPr>
              <w:rFonts w:ascii="Arial Unicode MS" w:cs="Arial Unicode MS" w:eastAsia="Arial Unicode MS" w:hAnsi="Arial Unicode MS"/>
              <w:sz w:val="20"/>
              <w:szCs w:val="20"/>
              <w:rtl w:val="0"/>
            </w:rPr>
            <w:t xml:space="preserve">时间每增加 1 min，茶叶</w:t>
          </w:r>
        </w:sdtContent>
      </w:sdt>
      <w:sdt>
        <w:sdtPr>
          <w:id w:val="1218803644"/>
          <w:tag w:val="goog_rdk_243"/>
        </w:sdtPr>
        <w:sdtContent>
          <w:r w:rsidDel="00000000" w:rsidR="00000000" w:rsidRPr="00000000">
            <w:rPr>
              <w:rFonts w:ascii="Arial Unicode MS" w:cs="Arial Unicode MS" w:eastAsia="Arial Unicode MS" w:hAnsi="Arial Unicode MS"/>
              <w:sz w:val="22"/>
              <w:szCs w:val="22"/>
              <w:rtl w:val="0"/>
            </w:rPr>
            <w:t xml:space="preserve">的</w:t>
          </w:r>
        </w:sdtContent>
      </w:sdt>
      <w:sdt>
        <w:sdtPr>
          <w:id w:val="-265031534"/>
          <w:tag w:val="goog_rdk_244"/>
        </w:sdtPr>
        <w:sdtContent>
          <w:r w:rsidDel="00000000" w:rsidR="00000000" w:rsidRPr="00000000">
            <w:rPr>
              <w:rFonts w:ascii="Arial Unicode MS" w:cs="Arial Unicode MS" w:eastAsia="Arial Unicode MS" w:hAnsi="Arial Unicode MS"/>
              <w:sz w:val="22"/>
              <w:szCs w:val="22"/>
              <w:rtl w:val="0"/>
            </w:rPr>
            <w:t xml:space="preserve">综合品质</w:t>
          </w:r>
        </w:sdtContent>
      </w:sdt>
      <w:sdt>
        <w:sdtPr>
          <w:id w:val="911390220"/>
          <w:tag w:val="goog_rdk_245"/>
        </w:sdtPr>
        <w:sdtContent>
          <w:r w:rsidDel="00000000" w:rsidR="00000000" w:rsidRPr="00000000">
            <w:rPr>
              <w:rFonts w:ascii="Arial Unicode MS" w:cs="Arial Unicode MS" w:eastAsia="Arial Unicode MS" w:hAnsi="Arial Unicode MS"/>
              <w:sz w:val="22"/>
              <w:szCs w:val="22"/>
              <w:rtl w:val="0"/>
            </w:rPr>
            <w:t xml:space="preserve">总分就会下降约 0.68 分，这说明</w:t>
          </w:r>
        </w:sdtContent>
      </w:sdt>
      <w:sdt>
        <w:sdtPr>
          <w:id w:val="813361237"/>
          <w:tag w:val="goog_rdk_246"/>
        </w:sdtPr>
        <w:sdtContent>
          <w:r w:rsidDel="00000000" w:rsidR="00000000" w:rsidRPr="00000000">
            <w:rPr>
              <w:rFonts w:ascii="Arial Unicode MS" w:cs="Arial Unicode MS" w:eastAsia="Arial Unicode MS" w:hAnsi="Arial Unicode MS"/>
              <w:sz w:val="22"/>
              <w:szCs w:val="22"/>
              <w:rtl w:val="0"/>
            </w:rPr>
            <w:t xml:space="preserve">在本次实验</w:t>
          </w:r>
        </w:sdtContent>
      </w:sdt>
      <w:sdt>
        <w:sdtPr>
          <w:id w:val="1670850452"/>
          <w:tag w:val="goog_rdk_247"/>
        </w:sdtPr>
        <w:sdtContent>
          <w:r w:rsidDel="00000000" w:rsidR="00000000" w:rsidRPr="00000000">
            <w:rPr>
              <w:rFonts w:ascii="Arial Unicode MS" w:cs="Arial Unicode MS" w:eastAsia="Arial Unicode MS" w:hAnsi="Arial Unicode MS"/>
              <w:sz w:val="22"/>
              <w:szCs w:val="22"/>
              <w:rtl w:val="0"/>
            </w:rPr>
            <w:t xml:space="preserve">杀青过程中，</w:t>
          </w:r>
        </w:sdtContent>
      </w:sdt>
      <w:sdt>
        <w:sdtPr>
          <w:id w:val="1232290999"/>
          <w:tag w:val="goog_rdk_248"/>
        </w:sdtPr>
        <w:sdtContent>
          <w:r w:rsidDel="00000000" w:rsidR="00000000" w:rsidRPr="00000000">
            <w:rPr>
              <w:rFonts w:ascii="Arial Unicode MS" w:cs="Arial Unicode MS" w:eastAsia="Arial Unicode MS" w:hAnsi="Arial Unicode MS"/>
              <w:sz w:val="22"/>
              <w:szCs w:val="22"/>
              <w:rtl w:val="0"/>
            </w:rPr>
            <w:t xml:space="preserve">过长的炒制时间可能对茶叶品质产生不利影响，长时间受热可能导致茶多酚含量下降以及部分香气物质损失</w:t>
          </w:r>
        </w:sdtContent>
      </w:sdt>
      <w:sdt>
        <w:sdtPr>
          <w:id w:val="1298218909"/>
          <w:tag w:val="goog_rdk_249"/>
        </w:sdtPr>
        <w:sdtContent>
          <w:r w:rsidDel="00000000" w:rsidR="00000000" w:rsidRPr="00000000">
            <w:rPr>
              <w:rFonts w:ascii="Arial Unicode MS" w:cs="Arial Unicode MS" w:eastAsia="Arial Unicode MS" w:hAnsi="Arial Unicode MS"/>
              <w:sz w:val="22"/>
              <w:szCs w:val="22"/>
              <w:rtl w:val="0"/>
            </w:rPr>
            <w:t xml:space="preserve">。</w:t>
          </w:r>
        </w:sdtContent>
      </w:sdt>
    </w:p>
    <w:p w:rsidR="00000000" w:rsidDel="00000000" w:rsidP="00000000" w:rsidRDefault="00000000" w:rsidRPr="00000000" w14:paraId="00000148">
      <w:pPr>
        <w:spacing w:after="120" w:before="120" w:line="288" w:lineRule="auto"/>
        <w:ind w:left="0" w:firstLine="0"/>
        <w:rPr/>
      </w:pPr>
      <w:sdt>
        <w:sdtPr>
          <w:id w:val="-90242465"/>
          <w:tag w:val="goog_rdk_250"/>
        </w:sdtPr>
        <w:sdtContent>
          <w:r w:rsidDel="00000000" w:rsidR="00000000" w:rsidRPr="00000000">
            <w:rPr>
              <w:rFonts w:ascii="Arial Unicode MS" w:cs="Arial Unicode MS" w:eastAsia="Arial Unicode MS" w:hAnsi="Arial Unicode MS"/>
              <w:sz w:val="22"/>
              <w:szCs w:val="22"/>
              <w:rtl w:val="0"/>
            </w:rPr>
            <w:t xml:space="preserve">尽管感官分数的 P 值未达到 0.05 的绝对显著，但在方差分析中，时间对茶多酚含量的影响是显著的（</w:t>
          </w:r>
        </w:sdtContent>
      </w:sdt>
      <w:r w:rsidDel="00000000" w:rsidR="00000000" w:rsidRPr="00000000">
        <w:rPr>
          <w:rFonts w:ascii="Arial" w:cs="Arial" w:eastAsia="Arial" w:hAnsi="Arial"/>
          <w:sz w:val="22"/>
          <w:szCs w:val="22"/>
          <w:rtl w:val="0"/>
        </w:rPr>
        <w:t xml:space="preserve">P0.00173</w:t>
      </w:r>
      <w:sdt>
        <w:sdtPr>
          <w:id w:val="-989272012"/>
          <w:tag w:val="goog_rdk_251"/>
        </w:sdtPr>
        <w:sdtContent>
          <w:r w:rsidDel="00000000" w:rsidR="00000000" w:rsidRPr="00000000">
            <w:rPr>
              <w:rFonts w:ascii="Arial Unicode MS" w:cs="Arial Unicode MS" w:eastAsia="Arial Unicode MS" w:hAnsi="Arial Unicode MS"/>
              <w:sz w:val="22"/>
              <w:szCs w:val="22"/>
              <w:rtl w:val="0"/>
            </w:rPr>
            <w:t xml:space="preserve">），从另一角度证明时间是</w:t>
          </w:r>
        </w:sdtContent>
      </w:sdt>
      <w:sdt>
        <w:sdtPr>
          <w:id w:val="-249631452"/>
          <w:tag w:val="goog_rdk_252"/>
        </w:sdtPr>
        <w:sdtContent>
          <w:r w:rsidDel="00000000" w:rsidR="00000000" w:rsidRPr="00000000">
            <w:rPr>
              <w:rFonts w:ascii="Arial Unicode MS" w:cs="Arial Unicode MS" w:eastAsia="Arial Unicode MS" w:hAnsi="Arial Unicode MS"/>
              <w:sz w:val="22"/>
              <w:szCs w:val="22"/>
              <w:rtl w:val="0"/>
            </w:rPr>
            <w:t xml:space="preserve">影响茶叶品质的重要因素</w:t>
          </w:r>
        </w:sdtContent>
      </w:sdt>
      <w:sdt>
        <w:sdtPr>
          <w:id w:val="142983490"/>
          <w:tag w:val="goog_rdk_253"/>
        </w:sdtPr>
        <w:sdtContent>
          <w:r w:rsidDel="00000000" w:rsidR="00000000" w:rsidRPr="00000000">
            <w:rPr>
              <w:rFonts w:ascii="Arial Unicode MS" w:cs="Arial Unicode MS" w:eastAsia="Arial Unicode MS" w:hAnsi="Arial Unicode MS"/>
              <w:sz w:val="22"/>
              <w:szCs w:val="22"/>
              <w:rtl w:val="0"/>
            </w:rPr>
            <w:t xml:space="preserve">。在 170</w:t>
          </w:r>
        </w:sdtContent>
      </w:sdt>
      <w:r w:rsidDel="00000000" w:rsidR="00000000" w:rsidRPr="00000000">
        <w:rPr>
          <w:rFonts w:ascii="Cambria Math" w:cs="Cambria Math" w:eastAsia="Cambria Math" w:hAnsi="Cambria Math"/>
          <w:sz w:val="22"/>
          <w:szCs w:val="22"/>
          <w:rtl w:val="0"/>
        </w:rPr>
        <w:t xml:space="preserve">℃</w:t>
      </w:r>
      <w:sdt>
        <w:sdtPr>
          <w:id w:val="401248434"/>
          <w:tag w:val="goog_rdk_254"/>
        </w:sdtPr>
        <w:sdtContent>
          <w:r w:rsidDel="00000000" w:rsidR="00000000" w:rsidRPr="00000000">
            <w:rPr>
              <w:rFonts w:ascii="Arial Unicode MS" w:cs="Arial Unicode MS" w:eastAsia="Arial Unicode MS" w:hAnsi="Arial Unicode MS"/>
              <w:sz w:val="22"/>
              <w:szCs w:val="22"/>
              <w:rtl w:val="0"/>
            </w:rPr>
            <w:t xml:space="preserve">到 210</w:t>
          </w:r>
        </w:sdtContent>
      </w:sdt>
      <w:r w:rsidDel="00000000" w:rsidR="00000000" w:rsidRPr="00000000">
        <w:rPr>
          <w:rFonts w:ascii="Cambria Math" w:cs="Cambria Math" w:eastAsia="Cambria Math" w:hAnsi="Cambria Math"/>
          <w:sz w:val="22"/>
          <w:szCs w:val="22"/>
          <w:rtl w:val="0"/>
        </w:rPr>
        <w:t xml:space="preserve">℃</w:t>
      </w:r>
      <w:sdt>
        <w:sdtPr>
          <w:id w:val="-2006081376"/>
          <w:tag w:val="goog_rdk_255"/>
        </w:sdtPr>
        <w:sdtContent>
          <w:r w:rsidDel="00000000" w:rsidR="00000000" w:rsidRPr="00000000">
            <w:rPr>
              <w:rFonts w:ascii="Arial Unicode MS" w:cs="Arial Unicode MS" w:eastAsia="Arial Unicode MS" w:hAnsi="Arial Unicode MS"/>
              <w:sz w:val="22"/>
              <w:szCs w:val="22"/>
              <w:rtl w:val="0"/>
            </w:rPr>
            <w:t xml:space="preserve">的范围内，</w:t>
          </w:r>
        </w:sdtContent>
      </w:sdt>
      <w:sdt>
        <w:sdtPr>
          <w:id w:val="-1180524183"/>
          <w:tag w:val="goog_rdk_256"/>
        </w:sdtPr>
        <w:sdtContent>
          <w:r w:rsidDel="00000000" w:rsidR="00000000" w:rsidRPr="00000000">
            <w:rPr>
              <w:rFonts w:ascii="Arial Unicode MS" w:cs="Arial Unicode MS" w:eastAsia="Arial Unicode MS" w:hAnsi="Arial Unicode MS"/>
              <w:sz w:val="22"/>
              <w:szCs w:val="22"/>
              <w:rtl w:val="0"/>
            </w:rPr>
            <w:t xml:space="preserve">温度变量的回归系数为 +0.0461，且影响未达到统计显著水平（P = 0.393）。这表明在本实验设置的温度区间内，温度变化对综合评分的影响相对弱于炒制时间。需要指出的是，这并不意味着温度不重要，而是说明在当前实验范围内，温度对感官品质的影响相对有限。对比回归系数的绝对值可以发现，时间变量的影响强度明显大于温度变量。从模型趋势来看，较高评分样本多分布于炒制时间较短或适中的处理组，说明合理控制炒制时间可能比单纯提高温度更有利于维持茶叶品质。与此同时，提高温度往往伴随着更快的水分散失和更严格的时间控制要求，因此在实际加工过程中仍需综合考虑温度与时间的配合关系，以获得较好的品质表现。</w:t>
          </w:r>
        </w:sdtContent>
      </w:sdt>
      <w:r w:rsidDel="00000000" w:rsidR="00000000" w:rsidRPr="00000000">
        <w:rPr>
          <w:rtl w:val="0"/>
        </w:rPr>
      </w:r>
    </w:p>
    <w:p w:rsidR="00000000" w:rsidDel="00000000" w:rsidP="00000000" w:rsidRDefault="00000000" w:rsidRPr="00000000" w14:paraId="00000149">
      <w:pPr>
        <w:ind w:firstLine="220"/>
        <w:rPr>
          <w:rFonts w:ascii="DengXian" w:cs="DengXian" w:eastAsia="DengXian" w:hAnsi="DengXian"/>
          <w:color w:val="000000"/>
        </w:rPr>
      </w:pPr>
      <w:r w:rsidDel="00000000" w:rsidR="00000000" w:rsidRPr="00000000">
        <w:rPr>
          <w:rFonts w:ascii="DengXian" w:cs="DengXian" w:eastAsia="DengXian" w:hAnsi="DengXian"/>
          <w:sz w:val="22"/>
          <w:szCs w:val="22"/>
          <w:rtl w:val="0"/>
        </w:rPr>
        <w:t xml:space="preserve">实际得分与模型预测得分的对比图见图12。</w:t>
      </w:r>
      <w:r w:rsidDel="00000000" w:rsidR="00000000" w:rsidRPr="00000000">
        <w:rPr>
          <w:rFonts w:ascii="DengXian" w:cs="DengXian" w:eastAsia="DengXian" w:hAnsi="DengXian"/>
          <w:color w:val="000000"/>
          <w:rtl w:val="0"/>
        </w:rPr>
        <w:t xml:space="preserve">回归模型的实际值与预测值对比</w:t>
      </w:r>
      <w:r w:rsidDel="00000000" w:rsidR="00000000" w:rsidRPr="00000000">
        <w:rPr>
          <w:rFonts w:ascii="DengXian" w:cs="DengXian" w:eastAsia="DengXian" w:hAnsi="DengXian"/>
          <w:rtl w:val="0"/>
        </w:rPr>
        <w:t xml:space="preserve">结果</w:t>
      </w:r>
      <w:r w:rsidDel="00000000" w:rsidR="00000000" w:rsidRPr="00000000">
        <w:rPr>
          <w:rFonts w:ascii="DengXian" w:cs="DengXian" w:eastAsia="DengXian" w:hAnsi="DengXian"/>
          <w:color w:val="000000"/>
          <w:rtl w:val="0"/>
        </w:rPr>
        <w:t xml:space="preserve">表明，模型整体</w:t>
      </w:r>
      <w:r w:rsidDel="00000000" w:rsidR="00000000" w:rsidRPr="00000000">
        <w:rPr>
          <w:rFonts w:ascii="DengXian" w:cs="DengXian" w:eastAsia="DengXian" w:hAnsi="DengXian"/>
          <w:rtl w:val="0"/>
        </w:rPr>
        <w:t xml:space="preserve">在一定程度上</w:t>
      </w:r>
      <w:r w:rsidDel="00000000" w:rsidR="00000000" w:rsidRPr="00000000">
        <w:rPr>
          <w:rFonts w:ascii="DengXian" w:cs="DengXian" w:eastAsia="DengXian" w:hAnsi="DengXian"/>
          <w:color w:val="000000"/>
          <w:rtl w:val="0"/>
        </w:rPr>
        <w:t xml:space="preserve">捕捉了茶叶品质的变化趋势，散点整体沿对角线方向分布，说明当模型预测较高分数时，实际感官评分通常也对应较高水平。高分段样本的预测表现比低分段样本更为稳</w:t>
      </w:r>
      <w:r w:rsidDel="00000000" w:rsidR="00000000" w:rsidRPr="00000000">
        <w:rPr>
          <w:rFonts w:ascii="DengXian" w:cs="DengXian" w:eastAsia="DengXian" w:hAnsi="DengXian"/>
          <w:rtl w:val="0"/>
        </w:rPr>
        <w:t xml:space="preserve">定</w:t>
      </w:r>
      <w:r w:rsidDel="00000000" w:rsidR="00000000" w:rsidRPr="00000000">
        <w:rPr>
          <w:rFonts w:ascii="DengXian" w:cs="DengXian" w:eastAsia="DengXian" w:hAnsi="DengXian"/>
          <w:color w:val="000000"/>
          <w:rtl w:val="0"/>
        </w:rPr>
        <w:t xml:space="preserve">，预测分数 </w:t>
      </w:r>
      <w:r w:rsidDel="00000000" w:rsidR="00000000" w:rsidRPr="00000000">
        <w:rPr>
          <w:rFonts w:ascii="DengXian" w:cs="DengXian" w:eastAsia="DengXian" w:hAnsi="DengXian"/>
          <w:rtl w:val="0"/>
        </w:rPr>
        <w:t xml:space="preserve">91 </w:t>
      </w:r>
      <w:r w:rsidDel="00000000" w:rsidR="00000000" w:rsidRPr="00000000">
        <w:rPr>
          <w:rFonts w:ascii="DengXian" w:cs="DengXian" w:eastAsia="DengXian" w:hAnsi="DengXian"/>
          <w:color w:val="000000"/>
          <w:rtl w:val="0"/>
        </w:rPr>
        <w:t xml:space="preserve">至 </w:t>
      </w:r>
      <w:r w:rsidDel="00000000" w:rsidR="00000000" w:rsidRPr="00000000">
        <w:rPr>
          <w:rFonts w:ascii="DengXian" w:cs="DengXian" w:eastAsia="DengXian" w:hAnsi="DengXian"/>
          <w:rtl w:val="0"/>
        </w:rPr>
        <w:t xml:space="preserve">92 </w:t>
      </w:r>
      <w:r w:rsidDel="00000000" w:rsidR="00000000" w:rsidRPr="00000000">
        <w:rPr>
          <w:rFonts w:ascii="DengXian" w:cs="DengXian" w:eastAsia="DengXian" w:hAnsi="DengXian"/>
          <w:color w:val="000000"/>
          <w:rtl w:val="0"/>
        </w:rPr>
        <w:t xml:space="preserve">区间的样本点均靠近回归线且处于置信区间内，表明最优工艺参数附近的模型预测可靠性较高</w:t>
      </w:r>
      <w:r w:rsidDel="00000000" w:rsidR="00000000" w:rsidRPr="00000000">
        <w:rPr>
          <w:rFonts w:ascii="DengXian" w:cs="DengXian" w:eastAsia="DengXian" w:hAnsi="DengXian"/>
          <w:rtl w:val="0"/>
        </w:rPr>
        <w:t xml:space="preserve">。</w:t>
      </w:r>
      <w:r w:rsidDel="00000000" w:rsidR="00000000" w:rsidRPr="00000000">
        <w:rPr>
          <w:rtl w:val="0"/>
        </w:rPr>
      </w:r>
    </w:p>
    <w:p w:rsidR="00000000" w:rsidDel="00000000" w:rsidP="00000000" w:rsidRDefault="00000000" w:rsidRPr="00000000" w14:paraId="0000014A">
      <w:pPr>
        <w:ind w:firstLine="220"/>
        <w:rPr>
          <w:rFonts w:ascii="DengXian" w:cs="DengXian" w:eastAsia="DengXian" w:hAnsi="DengXian"/>
        </w:rPr>
      </w:pPr>
      <w:r w:rsidDel="00000000" w:rsidR="00000000" w:rsidRPr="00000000">
        <w:rPr>
          <w:rtl w:val="0"/>
        </w:rPr>
      </w:r>
    </w:p>
    <w:p w:rsidR="00000000" w:rsidDel="00000000" w:rsidP="00000000" w:rsidRDefault="00000000" w:rsidRPr="00000000" w14:paraId="0000014B">
      <w:pPr>
        <w:ind w:firstLine="220"/>
        <w:rPr>
          <w:rFonts w:ascii="DengXian" w:cs="DengXian" w:eastAsia="DengXian" w:hAnsi="DengXian"/>
          <w:color w:val="000000"/>
        </w:rPr>
      </w:pPr>
      <w:r w:rsidDel="00000000" w:rsidR="00000000" w:rsidRPr="00000000">
        <w:rPr>
          <w:rFonts w:ascii="DengXian" w:cs="DengXian" w:eastAsia="DengXian" w:hAnsi="DengXian"/>
          <w:color w:val="000000"/>
          <w:rtl w:val="0"/>
        </w:rPr>
        <w:t xml:space="preserve">中等分数区间存在部分样本偏离回归线，反映出工艺参数与最终品质之间并非完全线性的对应关系，除温度与时间外，鲜叶嫩度、水分含量等个体差异以及感官评价的主观波动同样对最终评分产生</w:t>
      </w:r>
      <w:r w:rsidDel="00000000" w:rsidR="00000000" w:rsidRPr="00000000">
        <w:rPr>
          <w:rFonts w:ascii="DengXian" w:cs="DengXian" w:eastAsia="DengXian" w:hAnsi="DengXian"/>
          <w:rtl w:val="0"/>
        </w:rPr>
        <w:t xml:space="preserve">影响</w:t>
      </w:r>
      <w:r w:rsidDel="00000000" w:rsidR="00000000" w:rsidRPr="00000000">
        <w:rPr>
          <w:rFonts w:ascii="DengXian" w:cs="DengXian" w:eastAsia="DengXian" w:hAnsi="DengXian"/>
          <w:color w:val="000000"/>
          <w:rtl w:val="0"/>
        </w:rPr>
        <w:t xml:space="preserve">，这解释了</w:t>
      </w:r>
      <w:r w:rsidDel="00000000" w:rsidR="00000000" w:rsidRPr="00000000">
        <w:rPr>
          <w:rFonts w:ascii="DengXian" w:cs="DengXian" w:eastAsia="DengXian" w:hAnsi="DengXian"/>
          <w:rtl w:val="0"/>
        </w:rPr>
        <w:t xml:space="preserve">部分样本实际得分与预测值之间存在偏差的现象</w:t>
      </w:r>
      <w:r w:rsidDel="00000000" w:rsidR="00000000" w:rsidRPr="00000000">
        <w:rPr>
          <w:rFonts w:ascii="DengXian" w:cs="DengXian" w:eastAsia="DengXian" w:hAnsi="DengXian"/>
          <w:color w:val="000000"/>
          <w:rtl w:val="0"/>
        </w:rPr>
        <w:t xml:space="preserve">。</w:t>
      </w:r>
    </w:p>
    <w:p w:rsidR="00000000" w:rsidDel="00000000" w:rsidP="00000000" w:rsidRDefault="00000000" w:rsidRPr="00000000" w14:paraId="0000014C">
      <w:pPr>
        <w:ind w:firstLine="220"/>
        <w:rPr>
          <w:rFonts w:ascii="DengXian" w:cs="DengXian" w:eastAsia="DengXian" w:hAnsi="DengXian"/>
        </w:rPr>
      </w:pPr>
      <w:r w:rsidDel="00000000" w:rsidR="00000000" w:rsidRPr="00000000">
        <w:rPr>
          <w:rtl w:val="0"/>
        </w:rPr>
      </w:r>
    </w:p>
    <w:p w:rsidR="00000000" w:rsidDel="00000000" w:rsidP="00000000" w:rsidRDefault="00000000" w:rsidRPr="00000000" w14:paraId="0000014D">
      <w:pPr>
        <w:ind w:firstLine="220"/>
        <w:rPr>
          <w:rFonts w:ascii="DengXian" w:cs="DengXian" w:eastAsia="DengXian" w:hAnsi="DengXian"/>
          <w:color w:val="000000"/>
        </w:rPr>
      </w:pPr>
      <w:r w:rsidDel="00000000" w:rsidR="00000000" w:rsidRPr="00000000">
        <w:rPr>
          <w:rFonts w:ascii="DengXian" w:cs="DengXian" w:eastAsia="DengXian" w:hAnsi="DengXian"/>
          <w:color w:val="000000"/>
          <w:rtl w:val="0"/>
        </w:rPr>
        <w:t xml:space="preserve">置信区间的宽度反映了模型的预测精度与</w:t>
      </w:r>
      <w:r w:rsidDel="00000000" w:rsidR="00000000" w:rsidRPr="00000000">
        <w:rPr>
          <w:rFonts w:ascii="DengXian" w:cs="DengXian" w:eastAsia="DengXian" w:hAnsi="DengXian"/>
          <w:rtl w:val="0"/>
        </w:rPr>
        <w:t xml:space="preserve">不确定性</w:t>
      </w:r>
      <w:r w:rsidDel="00000000" w:rsidR="00000000" w:rsidRPr="00000000">
        <w:rPr>
          <w:rFonts w:ascii="DengXian" w:cs="DengXian" w:eastAsia="DengXian" w:hAnsi="DengXian"/>
          <w:color w:val="000000"/>
          <w:rtl w:val="0"/>
        </w:rPr>
        <w:t xml:space="preserve">，</w:t>
      </w:r>
      <w:r w:rsidDel="00000000" w:rsidR="00000000" w:rsidRPr="00000000">
        <w:rPr>
          <w:rFonts w:ascii="DengXian" w:cs="DengXian" w:eastAsia="DengXian" w:hAnsi="DengXian"/>
          <w:rtl w:val="0"/>
        </w:rPr>
        <w:t xml:space="preserve">受样本量限制，本研究仅包含9个实验样本，因此当前模型预测仍存在一定误差。</w:t>
      </w:r>
      <w:r w:rsidDel="00000000" w:rsidR="00000000" w:rsidRPr="00000000">
        <w:rPr>
          <w:rFonts w:ascii="DengXian" w:cs="DengXian" w:eastAsia="DengXian" w:hAnsi="DengXian"/>
          <w:color w:val="000000"/>
          <w:rtl w:val="0"/>
        </w:rPr>
        <w:t xml:space="preserve">，未来</w:t>
      </w:r>
      <w:r w:rsidDel="00000000" w:rsidR="00000000" w:rsidRPr="00000000">
        <w:rPr>
          <w:rFonts w:ascii="DengXian" w:cs="DengXian" w:eastAsia="DengXian" w:hAnsi="DengXian"/>
          <w:rtl w:val="0"/>
        </w:rPr>
        <w:t xml:space="preserve">通过</w:t>
      </w:r>
      <w:r w:rsidDel="00000000" w:rsidR="00000000" w:rsidRPr="00000000">
        <w:rPr>
          <w:rFonts w:ascii="DengXian" w:cs="DengXian" w:eastAsia="DengXian" w:hAnsi="DengXian"/>
          <w:color w:val="000000"/>
          <w:rtl w:val="0"/>
        </w:rPr>
        <w:t xml:space="preserve">增加实验重复次数，</w:t>
      </w:r>
      <w:r w:rsidDel="00000000" w:rsidR="00000000" w:rsidRPr="00000000">
        <w:rPr>
          <w:rFonts w:ascii="DengXian" w:cs="DengXian" w:eastAsia="DengXian" w:hAnsi="DengXian"/>
          <w:rtl w:val="0"/>
        </w:rPr>
        <w:t xml:space="preserve">扩大样本量和纳入更多其他变量，</w:t>
      </w:r>
      <w:r w:rsidDel="00000000" w:rsidR="00000000" w:rsidRPr="00000000">
        <w:rPr>
          <w:rFonts w:ascii="DengXian" w:cs="DengXian" w:eastAsia="DengXian" w:hAnsi="DengXian"/>
          <w:color w:val="000000"/>
          <w:rtl w:val="0"/>
        </w:rPr>
        <w:t xml:space="preserve">可进一步缩小区间宽度，提升模型的预测准确性</w:t>
      </w:r>
      <w:r w:rsidDel="00000000" w:rsidR="00000000" w:rsidRPr="00000000">
        <w:rPr>
          <w:rFonts w:ascii="DengXian" w:cs="DengXian" w:eastAsia="DengXian" w:hAnsi="DengXian"/>
          <w:rtl w:val="0"/>
        </w:rPr>
        <w:t xml:space="preserve">和稳定性</w:t>
      </w:r>
      <w:r w:rsidDel="00000000" w:rsidR="00000000" w:rsidRPr="00000000">
        <w:rPr>
          <w:rFonts w:ascii="DengXian" w:cs="DengXian" w:eastAsia="DengXian" w:hAnsi="DengXian"/>
          <w:color w:val="000000"/>
          <w:rtl w:val="0"/>
        </w:rPr>
        <w:t xml:space="preserve">。</w:t>
      </w:r>
    </w:p>
    <w:p w:rsidR="00000000" w:rsidDel="00000000" w:rsidP="00000000" w:rsidRDefault="00000000" w:rsidRPr="00000000" w14:paraId="0000014E">
      <w:pPr>
        <w:spacing w:after="120" w:before="120" w:line="288" w:lineRule="auto"/>
        <w:rPr>
          <w:rFonts w:ascii="DengXian" w:cs="DengXian" w:eastAsia="DengXian" w:hAnsi="DengXian"/>
          <w:sz w:val="22"/>
          <w:szCs w:val="22"/>
        </w:rPr>
      </w:pPr>
      <w:r w:rsidDel="00000000" w:rsidR="00000000" w:rsidRPr="00000000">
        <w:rPr>
          <w:rFonts w:ascii="DengXian" w:cs="DengXian" w:eastAsia="DengXian" w:hAnsi="DengXian"/>
          <w:sz w:val="22"/>
          <w:szCs w:val="22"/>
          <w:rtl w:val="0"/>
        </w:rPr>
        <w:t xml:space="preserve">表5：多元线性回归分析结果</w:t>
      </w:r>
    </w:p>
    <w:p w:rsidR="00000000" w:rsidDel="00000000" w:rsidP="00000000" w:rsidRDefault="00000000" w:rsidRPr="00000000" w14:paraId="0000014F">
      <w:pPr>
        <w:spacing w:after="120" w:before="120" w:line="288" w:lineRule="auto"/>
        <w:rPr/>
      </w:pPr>
      <w:r w:rsidDel="00000000" w:rsidR="00000000" w:rsidRPr="00000000">
        <w:rPr>
          <w:rFonts w:ascii="Arimo" w:cs="Arimo" w:eastAsia="Arimo" w:hAnsi="Arimo"/>
        </w:rPr>
        <w:drawing>
          <wp:inline distB="0" distT="0" distL="0" distR="0">
            <wp:extent cx="5943600" cy="2626995"/>
            <wp:effectExtent b="0" l="0" r="0" t="0"/>
            <wp:docPr id="23"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262699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rFonts w:ascii="Arimo" w:cs="Arimo" w:eastAsia="Arimo" w:hAnsi="Arimo"/>
        </w:rPr>
      </w:pPr>
      <w:r w:rsidDel="00000000" w:rsidR="00000000" w:rsidRPr="00000000">
        <w:rPr>
          <w:rFonts w:ascii="Arimo" w:cs="Arimo" w:eastAsia="Arimo" w:hAnsi="Arimo"/>
        </w:rPr>
        <w:drawing>
          <wp:inline distB="0" distT="0" distL="0" distR="0">
            <wp:extent cx="6037003" cy="960374"/>
            <wp:effectExtent b="0" l="0" r="0" t="0"/>
            <wp:docPr id="24"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6037003" cy="960374"/>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rFonts w:ascii="Arimo" w:cs="Arimo" w:eastAsia="Arimo" w:hAnsi="Arimo"/>
        </w:rPr>
      </w:pPr>
      <w:r w:rsidDel="00000000" w:rsidR="00000000" w:rsidRPr="00000000">
        <w:rPr>
          <w:rFonts w:ascii="Arimo" w:cs="Arimo" w:eastAsia="Arimo" w:hAnsi="Arimo"/>
        </w:rPr>
        <w:drawing>
          <wp:inline distB="0" distT="0" distL="0" distR="0">
            <wp:extent cx="5943600" cy="614045"/>
            <wp:effectExtent b="0" l="0" r="0" t="0"/>
            <wp:docPr id="25"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943600" cy="61404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rFonts w:ascii="Arimo" w:cs="Arimo" w:eastAsia="Arimo" w:hAnsi="Arimo"/>
        </w:rPr>
      </w:pPr>
      <w:r w:rsidDel="00000000" w:rsidR="00000000" w:rsidRPr="00000000">
        <w:rPr>
          <w:rtl w:val="0"/>
        </w:rPr>
      </w:r>
    </w:p>
    <w:p w:rsidR="00000000" w:rsidDel="00000000" w:rsidP="00000000" w:rsidRDefault="00000000" w:rsidRPr="00000000" w14:paraId="00000153">
      <w:pPr>
        <w:rPr>
          <w:rFonts w:ascii="Arimo" w:cs="Arimo" w:eastAsia="Arimo" w:hAnsi="Arimo"/>
        </w:rPr>
      </w:pPr>
      <w:r w:rsidDel="00000000" w:rsidR="00000000" w:rsidRPr="00000000">
        <w:rPr>
          <w:rtl w:val="0"/>
        </w:rPr>
      </w:r>
    </w:p>
    <w:p w:rsidR="00000000" w:rsidDel="00000000" w:rsidP="00000000" w:rsidRDefault="00000000" w:rsidRPr="00000000" w14:paraId="00000154">
      <w:pPr>
        <w:rPr>
          <w:rFonts w:ascii="Arimo" w:cs="Arimo" w:eastAsia="Arimo" w:hAnsi="Arimo"/>
        </w:rPr>
      </w:pPr>
      <w:r w:rsidDel="00000000" w:rsidR="00000000" w:rsidRPr="00000000">
        <w:rPr>
          <w:rtl w:val="0"/>
        </w:rPr>
      </w:r>
    </w:p>
    <w:p w:rsidR="00000000" w:rsidDel="00000000" w:rsidP="00000000" w:rsidRDefault="00000000" w:rsidRPr="00000000" w14:paraId="00000155">
      <w:pPr>
        <w:rPr>
          <w:rFonts w:ascii="Arimo" w:cs="Arimo" w:eastAsia="Arimo" w:hAnsi="Arimo"/>
        </w:rPr>
      </w:pPr>
      <w:sdt>
        <w:sdtPr>
          <w:id w:val="649593043"/>
          <w:tag w:val="goog_rdk_257"/>
        </w:sdtPr>
        <w:sdtContent>
          <w:r w:rsidDel="00000000" w:rsidR="00000000" w:rsidRPr="00000000">
            <w:rPr>
              <w:rFonts w:ascii="Arial Unicode MS" w:cs="Arial Unicode MS" w:eastAsia="Arial Unicode MS" w:hAnsi="Arial Unicode MS"/>
              <w:rtl w:val="0"/>
            </w:rPr>
            <w:t xml:space="preserve">图12:</w:t>
          </w:r>
        </w:sdtContent>
      </w:sdt>
    </w:p>
    <w:p w:rsidR="00000000" w:rsidDel="00000000" w:rsidP="00000000" w:rsidRDefault="00000000" w:rsidRPr="00000000" w14:paraId="00000156">
      <w:pPr>
        <w:rPr>
          <w:rFonts w:ascii="Arimo" w:cs="Arimo" w:eastAsia="Arimo" w:hAnsi="Arimo"/>
        </w:rPr>
      </w:pPr>
      <w:r w:rsidDel="00000000" w:rsidR="00000000" w:rsidRPr="00000000">
        <w:rPr>
          <w:rFonts w:ascii="Arimo" w:cs="Arimo" w:eastAsia="Arimo" w:hAnsi="Arimo"/>
        </w:rPr>
        <w:drawing>
          <wp:inline distB="0" distT="0" distL="0" distR="0">
            <wp:extent cx="4422567" cy="2818302"/>
            <wp:effectExtent b="0" l="0" r="0" t="0"/>
            <wp:docPr id="26"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4422567" cy="2818302"/>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ind w:firstLine="240"/>
        <w:rPr>
          <w:rFonts w:ascii="DengXian" w:cs="DengXian" w:eastAsia="DengXian" w:hAnsi="DengXian"/>
          <w:color w:val="1f2329"/>
          <w:sz w:val="22"/>
          <w:szCs w:val="22"/>
        </w:rPr>
      </w:pPr>
      <w:r w:rsidDel="00000000" w:rsidR="00000000" w:rsidRPr="00000000">
        <w:rPr>
          <w:rFonts w:ascii="DengXian" w:cs="DengXian" w:eastAsia="DengXian" w:hAnsi="DengXian"/>
          <w:color w:val="1f2329"/>
          <w:sz w:val="22"/>
          <w:szCs w:val="22"/>
          <w:rtl w:val="0"/>
        </w:rPr>
        <w:t xml:space="preserve">为进一步探究加工参数间</w:t>
      </w:r>
      <w:r w:rsidDel="00000000" w:rsidR="00000000" w:rsidRPr="00000000">
        <w:rPr>
          <w:rFonts w:ascii="DengXian" w:cs="DengXian" w:eastAsia="DengXian" w:hAnsi="DengXian"/>
          <w:color w:val="1f2329"/>
          <w:sz w:val="22"/>
          <w:szCs w:val="22"/>
          <w:rtl w:val="0"/>
        </w:rPr>
        <w:t xml:space="preserve">是否存则</w:t>
      </w:r>
      <w:r w:rsidDel="00000000" w:rsidR="00000000" w:rsidRPr="00000000">
        <w:rPr>
          <w:rFonts w:ascii="DengXian" w:cs="DengXian" w:eastAsia="DengXian" w:hAnsi="DengXian"/>
          <w:color w:val="1f2329"/>
          <w:sz w:val="22"/>
          <w:szCs w:val="22"/>
          <w:rtl w:val="0"/>
        </w:rPr>
        <w:t xml:space="preserve">协同效应，本研究首先引入了温度与时间的交互项构建</w:t>
      </w:r>
      <w:r w:rsidDel="00000000" w:rsidR="00000000" w:rsidRPr="00000000">
        <w:rPr>
          <w:rFonts w:ascii="DengXian" w:cs="DengXian" w:eastAsia="DengXian" w:hAnsi="DengXian"/>
          <w:color w:val="1f2329"/>
          <w:sz w:val="22"/>
          <w:szCs w:val="22"/>
          <w:rtl w:val="0"/>
        </w:rPr>
        <w:t xml:space="preserve">多元线性</w:t>
      </w:r>
      <w:r w:rsidDel="00000000" w:rsidR="00000000" w:rsidRPr="00000000">
        <w:rPr>
          <w:rFonts w:ascii="DengXian" w:cs="DengXian" w:eastAsia="DengXian" w:hAnsi="DengXian"/>
          <w:color w:val="1f2329"/>
          <w:sz w:val="22"/>
          <w:szCs w:val="22"/>
          <w:rtl w:val="0"/>
        </w:rPr>
        <w:t xml:space="preserve">回归模型。见表5，</w:t>
      </w:r>
      <w:r w:rsidDel="00000000" w:rsidR="00000000" w:rsidRPr="00000000">
        <w:rPr>
          <w:rFonts w:ascii="DengXian" w:cs="DengXian" w:eastAsia="DengXian" w:hAnsi="DengXian"/>
          <w:color w:val="1f2329"/>
          <w:sz w:val="22"/>
          <w:szCs w:val="22"/>
          <w:rtl w:val="0"/>
        </w:rPr>
        <w:t xml:space="preserve">结果显示</w:t>
      </w:r>
      <w:r w:rsidDel="00000000" w:rsidR="00000000" w:rsidRPr="00000000">
        <w:rPr>
          <w:rFonts w:ascii="DengXian" w:cs="DengXian" w:eastAsia="DengXian" w:hAnsi="DengXian"/>
          <w:color w:val="1f2329"/>
          <w:sz w:val="22"/>
          <w:szCs w:val="22"/>
          <w:rtl w:val="0"/>
        </w:rPr>
        <w:t xml:space="preserve">交互项的回归系数 P 值为 0.707，未达到统计显著性水平，表明本实验条件下温度与时间的交互效应不显著。</w:t>
      </w:r>
    </w:p>
    <w:p w:rsidR="00000000" w:rsidDel="00000000" w:rsidP="00000000" w:rsidRDefault="00000000" w:rsidRPr="00000000" w14:paraId="00000158">
      <w:pPr>
        <w:ind w:firstLine="240"/>
        <w:rPr>
          <w:rFonts w:ascii="DengXian" w:cs="DengXian" w:eastAsia="DengXian" w:hAnsi="DengXian"/>
          <w:color w:val="1f2329"/>
          <w:sz w:val="22"/>
          <w:szCs w:val="22"/>
        </w:rPr>
      </w:pPr>
      <w:r w:rsidDel="00000000" w:rsidR="00000000" w:rsidRPr="00000000">
        <w:rPr>
          <w:rtl w:val="0"/>
        </w:rPr>
      </w:r>
    </w:p>
    <w:p w:rsidR="00000000" w:rsidDel="00000000" w:rsidP="00000000" w:rsidRDefault="00000000" w:rsidRPr="00000000" w14:paraId="00000159">
      <w:pPr>
        <w:ind w:firstLine="240"/>
        <w:rPr>
          <w:rFonts w:ascii="DengXian" w:cs="DengXian" w:eastAsia="DengXian" w:hAnsi="DengXian"/>
          <w:color w:val="1f2329"/>
          <w:sz w:val="22"/>
          <w:szCs w:val="22"/>
        </w:rPr>
      </w:pPr>
      <w:r w:rsidDel="00000000" w:rsidR="00000000" w:rsidRPr="00000000">
        <w:rPr>
          <w:rFonts w:ascii="DengXian" w:cs="DengXian" w:eastAsia="DengXian" w:hAnsi="DengXian"/>
          <w:color w:val="1f2329"/>
          <w:sz w:val="22"/>
          <w:szCs w:val="22"/>
          <w:rtl w:val="0"/>
        </w:rPr>
        <w:t xml:space="preserve">与此同时，</w:t>
      </w:r>
      <w:r w:rsidDel="00000000" w:rsidR="00000000" w:rsidRPr="00000000">
        <w:rPr>
          <w:rFonts w:ascii="DengXian" w:cs="DengXian" w:eastAsia="DengXian" w:hAnsi="DengXian"/>
          <w:color w:val="1f2329"/>
          <w:sz w:val="22"/>
          <w:szCs w:val="22"/>
          <w:rtl w:val="0"/>
        </w:rPr>
        <w:t xml:space="preserve">模型诊断显示条件数高达 4.729</w:t>
      </w:r>
      <w:r w:rsidDel="00000000" w:rsidR="00000000" w:rsidRPr="00000000">
        <w:rPr>
          <w:rFonts w:ascii="DengXian" w:cs="DengXian" w:eastAsia="DengXian" w:hAnsi="DengXian"/>
          <w:color w:val="1f2329"/>
          <w:sz w:val="22"/>
          <w:szCs w:val="22"/>
          <w:rtl w:val="0"/>
        </w:rPr>
        <w:t xml:space="preserve">x10</w:t>
      </w:r>
      <w:r w:rsidDel="00000000" w:rsidR="00000000" w:rsidRPr="00000000">
        <w:rPr>
          <w:rFonts w:ascii="DengXian" w:cs="DengXian" w:eastAsia="DengXian" w:hAnsi="DengXian"/>
          <w:color w:val="1f2329"/>
          <w:sz w:val="22"/>
          <w:szCs w:val="22"/>
          <w:vertAlign w:val="superscript"/>
          <w:rtl w:val="0"/>
        </w:rPr>
        <w:t xml:space="preserve">4</w:t>
      </w:r>
      <w:r w:rsidDel="00000000" w:rsidR="00000000" w:rsidRPr="00000000">
        <w:rPr>
          <w:rFonts w:ascii="DengXian" w:cs="DengXian" w:eastAsia="DengXian" w:hAnsi="DengXian"/>
          <w:color w:val="1f2329"/>
          <w:sz w:val="22"/>
          <w:szCs w:val="22"/>
          <w:rtl w:val="0"/>
        </w:rPr>
        <w:t xml:space="preserve"> ，</w:t>
      </w:r>
      <w:r w:rsidDel="00000000" w:rsidR="00000000" w:rsidRPr="00000000">
        <w:rPr>
          <w:rFonts w:ascii="DengXian" w:cs="DengXian" w:eastAsia="DengXian" w:hAnsi="DengXian"/>
          <w:color w:val="1f2329"/>
          <w:sz w:val="22"/>
          <w:szCs w:val="22"/>
          <w:rtl w:val="0"/>
        </w:rPr>
        <w:t xml:space="preserve">提示模型存在较强的多重共线性或数值稳定性问题。由于温度、时间及其交互项之间存在较高相关性，回归系数的估计结果可能受到影响，因此交互项模型不适合作为最终解释模型。 </w:t>
      </w:r>
    </w:p>
    <w:p w:rsidR="00000000" w:rsidDel="00000000" w:rsidP="00000000" w:rsidRDefault="00000000" w:rsidRPr="00000000" w14:paraId="0000015A">
      <w:pPr>
        <w:ind w:firstLine="240"/>
        <w:rPr>
          <w:rFonts w:ascii="DengXian" w:cs="DengXian" w:eastAsia="DengXian" w:hAnsi="DengXian"/>
          <w:color w:val="1f2329"/>
          <w:sz w:val="22"/>
          <w:szCs w:val="22"/>
        </w:rPr>
      </w:pPr>
      <w:r w:rsidDel="00000000" w:rsidR="00000000" w:rsidRPr="00000000">
        <w:rPr>
          <w:rtl w:val="0"/>
        </w:rPr>
      </w:r>
    </w:p>
    <w:p w:rsidR="00000000" w:rsidDel="00000000" w:rsidP="00000000" w:rsidRDefault="00000000" w:rsidRPr="00000000" w14:paraId="0000015B">
      <w:pPr>
        <w:ind w:firstLine="240"/>
        <w:rPr>
          <w:rFonts w:ascii="DengXian" w:cs="DengXian" w:eastAsia="DengXian" w:hAnsi="DengXian"/>
          <w:color w:val="1f2329"/>
          <w:sz w:val="22"/>
          <w:szCs w:val="22"/>
        </w:rPr>
      </w:pPr>
      <w:r w:rsidDel="00000000" w:rsidR="00000000" w:rsidRPr="00000000">
        <w:rPr>
          <w:rFonts w:ascii="DengXian" w:cs="DengXian" w:eastAsia="DengXian" w:hAnsi="DengXian"/>
          <w:color w:val="1f2329"/>
          <w:sz w:val="22"/>
          <w:szCs w:val="22"/>
          <w:rtl w:val="0"/>
        </w:rPr>
        <w:t xml:space="preserve">鉴于交互项模型存在严重的数值稳定性问题，本研究舍弃交互项，仅保留温度与时间两个主效应变量，并采用 Z-Score 标准化方法[8]对自变量进行量纲解耦</w:t>
      </w:r>
      <w:r w:rsidDel="00000000" w:rsidR="00000000" w:rsidRPr="00000000">
        <w:rPr>
          <w:rFonts w:ascii="DengXian" w:cs="DengXian" w:eastAsia="DengXian" w:hAnsi="DengXian"/>
          <w:color w:val="1f2329"/>
          <w:sz w:val="22"/>
          <w:szCs w:val="22"/>
          <w:rtl w:val="0"/>
        </w:rPr>
        <w:t xml:space="preserve">标准化</w:t>
      </w:r>
      <w:r w:rsidDel="00000000" w:rsidR="00000000" w:rsidRPr="00000000">
        <w:rPr>
          <w:rFonts w:ascii="DengXian" w:cs="DengXian" w:eastAsia="DengXian" w:hAnsi="DengXian"/>
          <w:color w:val="1f2329"/>
          <w:sz w:val="22"/>
          <w:szCs w:val="22"/>
          <w:rtl w:val="0"/>
        </w:rPr>
        <w:t xml:space="preserve">处理。见表6，这一操作成功将</w:t>
      </w:r>
      <w:r w:rsidDel="00000000" w:rsidR="00000000" w:rsidRPr="00000000">
        <w:rPr>
          <w:rFonts w:ascii="DengXian" w:cs="DengXian" w:eastAsia="DengXian" w:hAnsi="DengXian"/>
          <w:color w:val="1f2329"/>
          <w:sz w:val="22"/>
          <w:szCs w:val="22"/>
          <w:rtl w:val="0"/>
        </w:rPr>
        <w:t xml:space="preserve">模型</w:t>
      </w:r>
      <w:r w:rsidDel="00000000" w:rsidR="00000000" w:rsidRPr="00000000">
        <w:rPr>
          <w:rFonts w:ascii="DengXian" w:cs="DengXian" w:eastAsia="DengXian" w:hAnsi="DengXian"/>
          <w:color w:val="1f2329"/>
          <w:sz w:val="22"/>
          <w:szCs w:val="22"/>
          <w:rtl w:val="0"/>
        </w:rPr>
        <w:t xml:space="preserve">条件数降至 1.06，</w:t>
      </w:r>
      <w:r w:rsidDel="00000000" w:rsidR="00000000" w:rsidRPr="00000000">
        <w:rPr>
          <w:rFonts w:ascii="DengXian" w:cs="DengXian" w:eastAsia="DengXian" w:hAnsi="DengXian"/>
          <w:color w:val="1f2329"/>
          <w:sz w:val="22"/>
          <w:szCs w:val="22"/>
          <w:rtl w:val="0"/>
        </w:rPr>
        <w:t xml:space="preserve">说明量纲差异对模型稳定性的影响得到明显改善</w:t>
      </w:r>
      <w:r w:rsidDel="00000000" w:rsidR="00000000" w:rsidRPr="00000000">
        <w:rPr>
          <w:rFonts w:ascii="DengXian" w:cs="DengXian" w:eastAsia="DengXian" w:hAnsi="DengXian"/>
          <w:color w:val="1f2329"/>
          <w:sz w:val="22"/>
          <w:szCs w:val="22"/>
          <w:rtl w:val="0"/>
        </w:rPr>
        <w:t xml:space="preserve">。标准化后的回归结果显示，</w:t>
      </w:r>
      <w:r w:rsidDel="00000000" w:rsidR="00000000" w:rsidRPr="00000000">
        <w:rPr>
          <w:rFonts w:ascii="DengXian" w:cs="DengXian" w:eastAsia="DengXian" w:hAnsi="DengXian"/>
          <w:color w:val="1f2329"/>
          <w:sz w:val="22"/>
          <w:szCs w:val="22"/>
          <w:rtl w:val="0"/>
        </w:rPr>
        <w:t xml:space="preserve">时间变量的标准化回归系数绝对值大于温度变量，说明在本实验数据范围内，时间变化对品质指标的影响幅度相对更大。然而，由于模型整体解释能力有限（R² = 0.280），且各回归系数均未达到统计学显著水平，因此该结果应视为一种趋势性发现，而非确定性结论。</w:t>
      </w:r>
      <w:r w:rsidDel="00000000" w:rsidR="00000000" w:rsidRPr="00000000">
        <w:rPr>
          <w:rtl w:val="0"/>
        </w:rPr>
      </w:r>
    </w:p>
    <w:p w:rsidR="00000000" w:rsidDel="00000000" w:rsidP="00000000" w:rsidRDefault="00000000" w:rsidRPr="00000000" w14:paraId="0000015C">
      <w:pPr>
        <w:ind w:firstLine="240"/>
        <w:rPr>
          <w:rFonts w:ascii="DengXian" w:cs="DengXian" w:eastAsia="DengXian" w:hAnsi="DengXian"/>
          <w:color w:val="1f2329"/>
          <w:sz w:val="22"/>
          <w:szCs w:val="22"/>
        </w:rPr>
      </w:pPr>
      <w:r w:rsidDel="00000000" w:rsidR="00000000" w:rsidRPr="00000000">
        <w:rPr>
          <w:rtl w:val="0"/>
        </w:rPr>
      </w:r>
    </w:p>
    <w:p w:rsidR="00000000" w:rsidDel="00000000" w:rsidP="00000000" w:rsidRDefault="00000000" w:rsidRPr="00000000" w14:paraId="0000015D">
      <w:pPr>
        <w:ind w:firstLine="240"/>
        <w:rPr>
          <w:rFonts w:ascii="DengXian" w:cs="DengXian" w:eastAsia="DengXian" w:hAnsi="DengXian"/>
          <w:color w:val="1f2329"/>
          <w:sz w:val="22"/>
          <w:szCs w:val="22"/>
        </w:rPr>
      </w:pPr>
      <w:r w:rsidDel="00000000" w:rsidR="00000000" w:rsidRPr="00000000">
        <w:rPr>
          <w:rFonts w:ascii="DengXian" w:cs="DengXian" w:eastAsia="DengXian" w:hAnsi="DengXian"/>
          <w:color w:val="1f2329"/>
          <w:sz w:val="22"/>
          <w:szCs w:val="22"/>
          <w:rtl w:val="0"/>
        </w:rPr>
        <w:t xml:space="preserve">综上分析</w:t>
      </w:r>
      <w:r w:rsidDel="00000000" w:rsidR="00000000" w:rsidRPr="00000000">
        <w:rPr>
          <w:rFonts w:ascii="DengXian" w:cs="DengXian" w:eastAsia="DengXian" w:hAnsi="DengXian"/>
          <w:color w:val="1f2329"/>
          <w:sz w:val="22"/>
          <w:szCs w:val="22"/>
          <w:rtl w:val="0"/>
        </w:rPr>
        <w:t xml:space="preserve">，本研究最终采用仅含主效应的标准化回归模型</w:t>
      </w:r>
      <w:r w:rsidDel="00000000" w:rsidR="00000000" w:rsidRPr="00000000">
        <w:rPr>
          <w:rFonts w:ascii="DengXian" w:cs="DengXian" w:eastAsia="DengXian" w:hAnsi="DengXian"/>
          <w:color w:val="1f2329"/>
          <w:sz w:val="22"/>
          <w:szCs w:val="22"/>
          <w:rtl w:val="0"/>
        </w:rPr>
        <w:t xml:space="preserve">作为解释模型。结果表明，在本实验条件下，炒制时间可能比温度对茶叶品质变化更为敏感。未来仍需通过增加实验重复次数、扩大样本量以及纳入更多工艺变量，进一步验证温度和时间对茶叶品质的影响规律。</w:t>
      </w:r>
      <w:r w:rsidDel="00000000" w:rsidR="00000000" w:rsidRPr="00000000">
        <w:rPr>
          <w:rtl w:val="0"/>
        </w:rPr>
      </w:r>
    </w:p>
    <w:p w:rsidR="00000000" w:rsidDel="00000000" w:rsidP="00000000" w:rsidRDefault="00000000" w:rsidRPr="00000000" w14:paraId="0000015E">
      <w:pPr>
        <w:rPr>
          <w:rFonts w:ascii="Arimo" w:cs="Arimo" w:eastAsia="Arimo" w:hAnsi="Arimo"/>
        </w:rPr>
      </w:pPr>
      <w:r w:rsidDel="00000000" w:rsidR="00000000" w:rsidRPr="00000000">
        <w:rPr>
          <w:rtl w:val="0"/>
        </w:rPr>
      </w:r>
    </w:p>
    <w:p w:rsidR="00000000" w:rsidDel="00000000" w:rsidP="00000000" w:rsidRDefault="00000000" w:rsidRPr="00000000" w14:paraId="0000015F">
      <w:pPr>
        <w:rPr>
          <w:rFonts w:ascii="Arimo" w:cs="Arimo" w:eastAsia="Arimo" w:hAnsi="Arimo"/>
        </w:rPr>
      </w:pPr>
      <w:sdt>
        <w:sdtPr>
          <w:id w:val="346793252"/>
          <w:tag w:val="goog_rdk_258"/>
        </w:sdtPr>
        <w:sdtContent>
          <w:r w:rsidDel="00000000" w:rsidR="00000000" w:rsidRPr="00000000">
            <w:rPr>
              <w:rFonts w:ascii="Arial Unicode MS" w:cs="Arial Unicode MS" w:eastAsia="Arial Unicode MS" w:hAnsi="Arial Unicode MS"/>
              <w:rtl w:val="0"/>
            </w:rPr>
            <w:t xml:space="preserve">表5. 交互效应线性回归</w:t>
          </w:r>
        </w:sdtContent>
      </w:sdt>
    </w:p>
    <w:p w:rsidR="00000000" w:rsidDel="00000000" w:rsidP="00000000" w:rsidRDefault="00000000" w:rsidRPr="00000000" w14:paraId="00000160">
      <w:pPr>
        <w:rPr>
          <w:rFonts w:ascii="Arimo" w:cs="Arimo" w:eastAsia="Arimo" w:hAnsi="Arimo"/>
        </w:rPr>
      </w:pPr>
      <w:r w:rsidDel="00000000" w:rsidR="00000000" w:rsidRPr="00000000">
        <w:rPr>
          <w:rFonts w:ascii="Arimo" w:cs="Arimo" w:eastAsia="Arimo" w:hAnsi="Arimo"/>
        </w:rPr>
        <w:drawing>
          <wp:inline distB="0" distT="0" distL="0" distR="0">
            <wp:extent cx="5943600" cy="1871345"/>
            <wp:effectExtent b="0" l="0" r="0" t="0"/>
            <wp:docPr id="27"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943600" cy="1871345"/>
                    </a:xfrm>
                    <a:prstGeom prst="rect"/>
                    <a:ln/>
                  </pic:spPr>
                </pic:pic>
              </a:graphicData>
            </a:graphic>
          </wp:inline>
        </w:drawing>
      </w:r>
      <w:r w:rsidDel="00000000" w:rsidR="00000000" w:rsidRPr="00000000">
        <w:rPr>
          <w:rFonts w:ascii="Arimo" w:cs="Arimo" w:eastAsia="Arimo" w:hAnsi="Arimo"/>
        </w:rPr>
        <w:drawing>
          <wp:inline distB="114300" distT="114300" distL="114300" distR="114300">
            <wp:extent cx="5943600" cy="1879600"/>
            <wp:effectExtent b="0" l="0" r="0" t="0"/>
            <wp:docPr id="8"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rFonts w:ascii="Arimo" w:cs="Arimo" w:eastAsia="Arimo" w:hAnsi="Arimo"/>
        </w:rPr>
      </w:pPr>
      <w:r w:rsidDel="00000000" w:rsidR="00000000" w:rsidRPr="00000000">
        <w:rPr>
          <w:rtl w:val="0"/>
        </w:rPr>
      </w:r>
    </w:p>
    <w:p w:rsidR="00000000" w:rsidDel="00000000" w:rsidP="00000000" w:rsidRDefault="00000000" w:rsidRPr="00000000" w14:paraId="00000162">
      <w:pPr>
        <w:rPr>
          <w:rFonts w:ascii="Arimo" w:cs="Arimo" w:eastAsia="Arimo" w:hAnsi="Arimo"/>
        </w:rPr>
      </w:pPr>
      <w:r w:rsidDel="00000000" w:rsidR="00000000" w:rsidRPr="00000000">
        <w:rPr>
          <w:rtl w:val="0"/>
        </w:rPr>
      </w:r>
    </w:p>
    <w:p w:rsidR="00000000" w:rsidDel="00000000" w:rsidP="00000000" w:rsidRDefault="00000000" w:rsidRPr="00000000" w14:paraId="00000163">
      <w:pPr>
        <w:rPr>
          <w:rFonts w:ascii="Arimo" w:cs="Arimo" w:eastAsia="Arimo" w:hAnsi="Arimo"/>
        </w:rPr>
      </w:pPr>
      <w:r w:rsidDel="00000000" w:rsidR="00000000" w:rsidRPr="00000000">
        <w:rPr>
          <w:rtl w:val="0"/>
        </w:rPr>
      </w:r>
    </w:p>
    <w:p w:rsidR="00000000" w:rsidDel="00000000" w:rsidP="00000000" w:rsidRDefault="00000000" w:rsidRPr="00000000" w14:paraId="00000164">
      <w:pPr>
        <w:rPr>
          <w:rFonts w:ascii="Arimo" w:cs="Arimo" w:eastAsia="Arimo" w:hAnsi="Arimo"/>
        </w:rPr>
      </w:pPr>
      <w:r w:rsidDel="00000000" w:rsidR="00000000" w:rsidRPr="00000000">
        <w:rPr>
          <w:rFonts w:ascii="Arimo" w:cs="Arimo" w:eastAsia="Arimo" w:hAnsi="Arimo"/>
        </w:rPr>
        <w:drawing>
          <wp:inline distB="0" distT="0" distL="0" distR="0">
            <wp:extent cx="5943600" cy="627380"/>
            <wp:effectExtent b="0" l="0" r="0" t="0"/>
            <wp:docPr id="11"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943600" cy="62738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rFonts w:ascii="Arimo" w:cs="Arimo" w:eastAsia="Arimo" w:hAnsi="Arimo"/>
        </w:rPr>
      </w:pPr>
      <w:sdt>
        <w:sdtPr>
          <w:id w:val="534404278"/>
          <w:tag w:val="goog_rdk_259"/>
        </w:sdtPr>
        <w:sdtContent>
          <w:r w:rsidDel="00000000" w:rsidR="00000000" w:rsidRPr="00000000">
            <w:rPr>
              <w:rFonts w:ascii="Arial Unicode MS" w:cs="Arial Unicode MS" w:eastAsia="Arial Unicode MS" w:hAnsi="Arial Unicode MS"/>
              <w:rtl w:val="0"/>
            </w:rPr>
            <w:t xml:space="preserve">表6. 标准化后的交互效应线性回归（以总分为因变量）</w:t>
          </w:r>
        </w:sdtContent>
      </w:sdt>
    </w:p>
    <w:p w:rsidR="00000000" w:rsidDel="00000000" w:rsidP="00000000" w:rsidRDefault="00000000" w:rsidRPr="00000000" w14:paraId="00000166">
      <w:pPr>
        <w:rPr>
          <w:rFonts w:ascii="Arimo" w:cs="Arimo" w:eastAsia="Arimo" w:hAnsi="Arimo"/>
        </w:rPr>
      </w:pPr>
      <w:r w:rsidDel="00000000" w:rsidR="00000000" w:rsidRPr="00000000">
        <w:rPr>
          <w:rFonts w:ascii="Arimo" w:cs="Arimo" w:eastAsia="Arimo" w:hAnsi="Arimo"/>
        </w:rPr>
        <w:drawing>
          <wp:inline distB="0" distT="0" distL="0" distR="0">
            <wp:extent cx="5943600" cy="1856105"/>
            <wp:effectExtent b="0" l="0" r="0" t="0"/>
            <wp:docPr id="12"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943600" cy="1856105"/>
                    </a:xfrm>
                    <a:prstGeom prst="rect"/>
                    <a:ln/>
                  </pic:spPr>
                </pic:pic>
              </a:graphicData>
            </a:graphic>
          </wp:inline>
        </w:drawing>
      </w:r>
      <w:r w:rsidDel="00000000" w:rsidR="00000000" w:rsidRPr="00000000">
        <w:rPr>
          <w:rFonts w:ascii="Arimo" w:cs="Arimo" w:eastAsia="Arimo" w:hAnsi="Arimo"/>
          <w:rtl w:val="0"/>
        </w:rPr>
        <w:br w:type="textWrapping"/>
      </w:r>
    </w:p>
    <w:p w:rsidR="00000000" w:rsidDel="00000000" w:rsidP="00000000" w:rsidRDefault="00000000" w:rsidRPr="00000000" w14:paraId="00000167">
      <w:pPr>
        <w:rPr>
          <w:rFonts w:ascii="Arimo" w:cs="Arimo" w:eastAsia="Arimo" w:hAnsi="Arimo"/>
        </w:rPr>
      </w:pPr>
      <w:r w:rsidDel="00000000" w:rsidR="00000000" w:rsidRPr="00000000">
        <w:rPr>
          <w:rFonts w:ascii="Arimo" w:cs="Arimo" w:eastAsia="Arimo" w:hAnsi="Arimo"/>
        </w:rPr>
        <w:drawing>
          <wp:inline distB="0" distT="0" distL="0" distR="0">
            <wp:extent cx="5943600" cy="1726565"/>
            <wp:effectExtent b="0" l="0" r="0" t="0"/>
            <wp:docPr id="13"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943600" cy="172656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rFonts w:ascii="Arimo" w:cs="Arimo" w:eastAsia="Arimo" w:hAnsi="Arimo"/>
        </w:rPr>
      </w:pPr>
      <w:r w:rsidDel="00000000" w:rsidR="00000000" w:rsidRPr="00000000">
        <w:rPr>
          <w:rFonts w:ascii="Arimo" w:cs="Arimo" w:eastAsia="Arimo" w:hAnsi="Arimo"/>
        </w:rPr>
        <w:drawing>
          <wp:inline distB="0" distT="0" distL="0" distR="0">
            <wp:extent cx="5943600" cy="383540"/>
            <wp:effectExtent b="0" l="0" r="0" t="0"/>
            <wp:docPr id="14"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943600" cy="38354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rFonts w:ascii="Arimo" w:cs="Arimo" w:eastAsia="Arimo" w:hAnsi="Arimo"/>
        </w:rPr>
      </w:pPr>
      <w:r w:rsidDel="00000000" w:rsidR="00000000" w:rsidRPr="00000000">
        <w:rPr>
          <w:rFonts w:ascii="Arial" w:cs="Arial" w:eastAsia="Arial" w:hAnsi="Arial"/>
        </w:rPr>
        <mc:AlternateContent>
          <mc:Choice Requires="wpg">
            <w:drawing>
              <wp:inline distB="0" distT="0" distL="0" distR="0">
                <wp:extent cx="5953125" cy="23495"/>
                <wp:effectExtent b="0" l="0" r="0" t="0"/>
                <wp:docPr id="1" name=""/>
                <a:graphic>
                  <a:graphicData uri="http://schemas.microsoft.com/office/word/2010/wordprocessingShape">
                    <wps:wsp>
                      <wps:cNvSpPr/>
                      <wps:cNvPr id="2" name="Shape 2"/>
                      <wps:spPr>
                        <a:xfrm>
                          <a:off x="2374200" y="3773015"/>
                          <a:ext cx="5943600" cy="1397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3495"/>
                <wp:effectExtent b="0" l="0" r="0" t="0"/>
                <wp:docPr id="1"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5953125" cy="23495"/>
                        </a:xfrm>
                        <a:prstGeom prst="rect"/>
                        <a:ln/>
                      </pic:spPr>
                    </pic:pic>
                  </a:graphicData>
                </a:graphic>
              </wp:inline>
            </w:drawing>
          </mc:Fallback>
        </mc:AlternateContent>
      </w:r>
      <w:r w:rsidDel="00000000" w:rsidR="00000000" w:rsidRPr="00000000">
        <w:rPr>
          <w:rtl w:val="0"/>
        </w:rPr>
      </w:r>
    </w:p>
    <w:bookmarkStart w:colFirst="0" w:colLast="0" w:name="bookmark=id.58ihqwshx42j" w:id="18"/>
    <w:bookmarkEnd w:id="18"/>
    <w:p w:rsidR="00000000" w:rsidDel="00000000" w:rsidP="00000000" w:rsidRDefault="00000000" w:rsidRPr="00000000" w14:paraId="0000016A">
      <w:pPr>
        <w:spacing w:after="120" w:before="320" w:line="288" w:lineRule="auto"/>
        <w:rPr/>
      </w:pPr>
      <w:sdt>
        <w:sdtPr>
          <w:id w:val="-20449323"/>
          <w:tag w:val="goog_rdk_260"/>
        </w:sdtPr>
        <w:sdtContent>
          <w:r w:rsidDel="00000000" w:rsidR="00000000" w:rsidRPr="00000000">
            <w:rPr>
              <w:rFonts w:ascii="Arial Unicode MS" w:cs="Arial Unicode MS" w:eastAsia="Arial Unicode MS" w:hAnsi="Arial Unicode MS"/>
              <w:b w:val="1"/>
              <w:bCs w:val="1"/>
              <w:sz w:val="32"/>
              <w:szCs w:val="32"/>
              <w:rtl w:val="0"/>
            </w:rPr>
            <w:t xml:space="preserve">3 讨论</w:t>
          </w:r>
        </w:sdtContent>
      </w:sdt>
      <w:r w:rsidDel="00000000" w:rsidR="00000000" w:rsidRPr="00000000">
        <w:rPr>
          <w:rtl w:val="0"/>
        </w:rPr>
      </w:r>
    </w:p>
    <w:p w:rsidR="00000000" w:rsidDel="00000000" w:rsidP="00000000" w:rsidRDefault="00000000" w:rsidRPr="00000000" w14:paraId="0000016B">
      <w:pPr>
        <w:spacing w:after="120" w:before="120" w:line="288" w:lineRule="auto"/>
        <w:ind w:firstLine="220"/>
        <w:rPr>
          <w:rFonts w:ascii="Arial" w:cs="Arial" w:eastAsia="Arial" w:hAnsi="Arial"/>
          <w:sz w:val="22"/>
          <w:szCs w:val="22"/>
        </w:rPr>
      </w:pPr>
      <w:sdt>
        <w:sdtPr>
          <w:id w:val="-1063476919"/>
          <w:tag w:val="goog_rdk_261"/>
        </w:sdtPr>
        <w:sdtContent>
          <w:r w:rsidDel="00000000" w:rsidR="00000000" w:rsidRPr="00000000">
            <w:rPr>
              <w:rFonts w:ascii="Arial Unicode MS" w:cs="Arial Unicode MS" w:eastAsia="Arial Unicode MS" w:hAnsi="Arial Unicode MS"/>
              <w:sz w:val="22"/>
              <w:szCs w:val="22"/>
              <w:rtl w:val="0"/>
            </w:rPr>
            <w:t xml:space="preserve">本研究通过系统的实验设计和统计分析，揭示了炒茶工艺中温度与时间的复杂交互作用。与传统经验性的炒茶技艺不同，</w:t>
          </w:r>
        </w:sdtContent>
      </w:sdt>
      <w:sdt>
        <w:sdtPr>
          <w:id w:val="-381321923"/>
          <w:tag w:val="goog_rdk_262"/>
        </w:sdtPr>
        <w:sdtContent>
          <w:r w:rsidDel="00000000" w:rsidR="00000000" w:rsidRPr="00000000">
            <w:rPr>
              <w:rFonts w:ascii="Arial Unicode MS" w:cs="Arial Unicode MS" w:eastAsia="Arial Unicode MS" w:hAnsi="Arial Unicode MS"/>
              <w:sz w:val="22"/>
              <w:szCs w:val="22"/>
              <w:rtl w:val="0"/>
            </w:rPr>
            <w:t xml:space="preserve">本研究的数据表明，在本实验条件下，时间因素对茶叶品质变化的影响可能大于温度因素</w:t>
          </w:r>
        </w:sdtContent>
      </w:sdt>
      <w:sdt>
        <w:sdtPr>
          <w:id w:val="1967404015"/>
          <w:tag w:val="goog_rdk_263"/>
        </w:sdtPr>
        <w:sdtContent>
          <w:r w:rsidDel="00000000" w:rsidR="00000000" w:rsidRPr="00000000">
            <w:rPr>
              <w:rFonts w:ascii="Arial Unicode MS" w:cs="Arial Unicode MS" w:eastAsia="Arial Unicode MS" w:hAnsi="Arial Unicode MS"/>
              <w:sz w:val="22"/>
              <w:szCs w:val="22"/>
              <w:rtl w:val="0"/>
            </w:rPr>
            <w:t xml:space="preserve">在</w:t>
          </w:r>
        </w:sdtContent>
      </w:sdt>
      <w:sdt>
        <w:sdtPr>
          <w:id w:val="-1555787116"/>
          <w:tag w:val="goog_rdk_264"/>
        </w:sdtPr>
        <w:sdtContent>
          <w:r w:rsidDel="00000000" w:rsidR="00000000" w:rsidRPr="00000000">
            <w:rPr>
              <w:rFonts w:ascii="Arial Unicode MS" w:cs="Arial Unicode MS" w:eastAsia="Arial Unicode MS" w:hAnsi="Arial Unicode MS"/>
              <w:sz w:val="22"/>
              <w:szCs w:val="22"/>
              <w:rtl w:val="0"/>
            </w:rPr>
            <w:t xml:space="preserve">本试验设置</w:t>
          </w:r>
        </w:sdtContent>
      </w:sdt>
      <w:sdt>
        <w:sdtPr>
          <w:id w:val="1168586319"/>
          <w:tag w:val="goog_rdk_265"/>
        </w:sdtPr>
        <w:sdtContent>
          <w:r w:rsidDel="00000000" w:rsidR="00000000" w:rsidRPr="00000000">
            <w:rPr>
              <w:rFonts w:ascii="Arial Unicode MS" w:cs="Arial Unicode MS" w:eastAsia="Arial Unicode MS" w:hAnsi="Arial Unicode MS"/>
              <w:sz w:val="22"/>
              <w:szCs w:val="22"/>
              <w:rtl w:val="0"/>
            </w:rPr>
            <w:t xml:space="preserve">的温度区间内，炒制时长</w:t>
          </w:r>
        </w:sdtContent>
      </w:sdt>
      <w:sdt>
        <w:sdtPr>
          <w:id w:val="300095369"/>
          <w:tag w:val="goog_rdk_266"/>
        </w:sdtPr>
        <w:sdtContent>
          <w:r w:rsidDel="00000000" w:rsidR="00000000" w:rsidRPr="00000000">
            <w:rPr>
              <w:rFonts w:ascii="Arial Unicode MS" w:cs="Arial Unicode MS" w:eastAsia="Arial Unicode MS" w:hAnsi="Arial Unicode MS"/>
              <w:sz w:val="22"/>
              <w:szCs w:val="22"/>
              <w:rtl w:val="0"/>
            </w:rPr>
            <w:t xml:space="preserve">可能是影响茶叶品质的重要因素</w:t>
          </w:r>
        </w:sdtContent>
      </w:sdt>
      <w:sdt>
        <w:sdtPr>
          <w:id w:val="211879627"/>
          <w:tag w:val="goog_rdk_267"/>
        </w:sdtPr>
        <w:sdtContent>
          <w:r w:rsidDel="00000000" w:rsidR="00000000" w:rsidRPr="00000000">
            <w:rPr>
              <w:rFonts w:ascii="Arial Unicode MS" w:cs="Arial Unicode MS" w:eastAsia="Arial Unicode MS" w:hAnsi="Arial Unicode MS"/>
              <w:sz w:val="22"/>
              <w:szCs w:val="22"/>
              <w:rtl w:val="0"/>
            </w:rPr>
            <w:t xml:space="preserve">。这解释了为何经验丰富的炒茶师傅对火候的把控主要体现在对时间的精准掌握上。从具体效应来看，温度效应表现为温度升高可能促进香气释放和焦香形成，但也可能使苦涩感增强，在本实验无显著影响，可能因为变化幅度不足。时间效应</w:t>
          </w:r>
        </w:sdtContent>
      </w:sdt>
      <w:sdt>
        <w:sdtPr>
          <w:id w:val="1198497578"/>
          <w:tag w:val="goog_rdk_268"/>
        </w:sdtPr>
        <w:sdtContent>
          <w:r w:rsidDel="00000000" w:rsidR="00000000" w:rsidRPr="00000000">
            <w:rPr>
              <w:rFonts w:ascii="Arial Unicode MS" w:cs="Arial Unicode MS" w:eastAsia="Arial Unicode MS" w:hAnsi="Arial Unicode MS"/>
              <w:sz w:val="22"/>
              <w:szCs w:val="22"/>
              <w:rtl w:val="0"/>
            </w:rPr>
            <w:t xml:space="preserve">可能影响杀青程度、水分含量、香气类型、滋味鲜爽度及色泽等多个品质维度。</w:t>
          </w:r>
        </w:sdtContent>
      </w:sdt>
      <w:r w:rsidDel="00000000" w:rsidR="00000000" w:rsidRPr="00000000">
        <w:rPr>
          <w:rtl w:val="0"/>
        </w:rPr>
      </w:r>
    </w:p>
    <w:p w:rsidR="00000000" w:rsidDel="00000000" w:rsidP="00000000" w:rsidRDefault="00000000" w:rsidRPr="00000000" w14:paraId="0000016C">
      <w:pPr>
        <w:spacing w:after="120" w:before="120" w:line="288" w:lineRule="auto"/>
        <w:ind w:firstLine="220"/>
        <w:rPr>
          <w:rFonts w:ascii="Arial" w:cs="Arial" w:eastAsia="Arial" w:hAnsi="Arial"/>
          <w:sz w:val="22"/>
          <w:szCs w:val="22"/>
        </w:rPr>
      </w:pPr>
      <w:sdt>
        <w:sdtPr>
          <w:id w:val="1937516372"/>
          <w:tag w:val="goog_rdk_269"/>
        </w:sdtPr>
        <w:sdtContent>
          <w:r w:rsidDel="00000000" w:rsidR="00000000" w:rsidRPr="00000000">
            <w:rPr>
              <w:rFonts w:ascii="Arial Unicode MS" w:cs="Arial Unicode MS" w:eastAsia="Arial Unicode MS" w:hAnsi="Arial Unicode MS"/>
              <w:sz w:val="22"/>
              <w:szCs w:val="22"/>
              <w:rtl w:val="0"/>
            </w:rPr>
            <w:t xml:space="preserve">理化指标与感官指标表现出不同的响应特征是本研究的重要发现之一</w:t>
          </w:r>
        </w:sdtContent>
      </w:sdt>
      <w:sdt>
        <w:sdtPr>
          <w:id w:val="-931783568"/>
          <w:tag w:val="goog_rdk_270"/>
        </w:sdtPr>
        <w:sdtContent>
          <w:r w:rsidDel="00000000" w:rsidR="00000000" w:rsidRPr="00000000">
            <w:rPr>
              <w:rFonts w:ascii="Arial Unicode MS" w:cs="Arial Unicode MS" w:eastAsia="Arial Unicode MS" w:hAnsi="Arial Unicode MS"/>
              <w:sz w:val="22"/>
              <w:szCs w:val="22"/>
              <w:rtl w:val="0"/>
            </w:rPr>
            <w:t xml:space="preserve">。</w:t>
          </w:r>
        </w:sdtContent>
      </w:sdt>
      <w:sdt>
        <w:sdtPr>
          <w:id w:val="846530563"/>
          <w:tag w:val="goog_rdk_271"/>
        </w:sdtPr>
        <w:sdtContent>
          <w:r w:rsidDel="00000000" w:rsidR="00000000" w:rsidRPr="00000000">
            <w:rPr>
              <w:rFonts w:ascii="Arial Unicode MS" w:cs="Arial Unicode MS" w:eastAsia="Arial Unicode MS" w:hAnsi="Arial Unicode MS"/>
              <w:sz w:val="22"/>
              <w:szCs w:val="22"/>
              <w:rtl w:val="0"/>
            </w:rPr>
            <w:t xml:space="preserve">茶多酚含量的变化比感官评分更容易表现出统计学显著性</w:t>
          </w:r>
        </w:sdtContent>
      </w:sdt>
      <w:sdt>
        <w:sdtPr>
          <w:id w:val="-658987955"/>
          <w:tag w:val="goog_rdk_272"/>
        </w:sdtPr>
        <w:sdtContent>
          <w:r w:rsidDel="00000000" w:rsidR="00000000" w:rsidRPr="00000000">
            <w:rPr>
              <w:rFonts w:ascii="Arial Unicode MS" w:cs="Arial Unicode MS" w:eastAsia="Arial Unicode MS" w:hAnsi="Arial Unicode MS"/>
              <w:sz w:val="22"/>
              <w:szCs w:val="22"/>
              <w:rtl w:val="0"/>
            </w:rPr>
            <w:t xml:space="preserve">，这意味着喝起来还不错的茶叶，其内在有效成分可能已经受到了不可逆的损失。这一发现对于茶叶加工具有重要的实践意义，提示生产者不能仅依赖感官评价，还应关注理化指标的变化。</w:t>
          </w:r>
        </w:sdtContent>
      </w:sdt>
    </w:p>
    <w:p w:rsidR="00000000" w:rsidDel="00000000" w:rsidP="00000000" w:rsidRDefault="00000000" w:rsidRPr="00000000" w14:paraId="0000016D">
      <w:pPr>
        <w:spacing w:after="120" w:before="120" w:line="288" w:lineRule="auto"/>
        <w:ind w:firstLine="220"/>
        <w:rPr>
          <w:rFonts w:ascii="Arial" w:cs="Arial" w:eastAsia="Arial" w:hAnsi="Arial"/>
          <w:sz w:val="22"/>
          <w:szCs w:val="22"/>
        </w:rPr>
      </w:pPr>
      <w:sdt>
        <w:sdtPr>
          <w:id w:val="1102864701"/>
          <w:tag w:val="goog_rdk_273"/>
        </w:sdtPr>
        <w:sdtContent>
          <w:r w:rsidDel="00000000" w:rsidR="00000000" w:rsidRPr="00000000">
            <w:rPr>
              <w:rFonts w:ascii="Arial Unicode MS" w:cs="Arial Unicode MS" w:eastAsia="Arial Unicode MS" w:hAnsi="Arial Unicode MS"/>
              <w:sz w:val="22"/>
              <w:szCs w:val="22"/>
              <w:rtl w:val="0"/>
            </w:rPr>
            <w:t xml:space="preserve">标准工艺在本研究中表现出较好的综合品质</w:t>
          </w:r>
        </w:sdtContent>
      </w:sdt>
      <w:sdt>
        <w:sdtPr>
          <w:id w:val="-1606676113"/>
          <w:tag w:val="goog_rdk_274"/>
        </w:sdtPr>
        <w:sdtContent>
          <w:r w:rsidDel="00000000" w:rsidR="00000000" w:rsidRPr="00000000">
            <w:rPr>
              <w:rFonts w:ascii="Arial Unicode MS" w:cs="Arial Unicode MS" w:eastAsia="Arial Unicode MS" w:hAnsi="Arial Unicode MS"/>
              <w:sz w:val="22"/>
              <w:szCs w:val="22"/>
              <w:rtl w:val="0"/>
            </w:rPr>
            <w:t xml:space="preserve">。G5 组即 190℃配合 5.3 min之所以成为最优组，</w:t>
          </w:r>
        </w:sdtContent>
      </w:sdt>
      <w:sdt>
        <w:sdtPr>
          <w:id w:val="1771509547"/>
          <w:tag w:val="goog_rdk_275"/>
        </w:sdtPr>
        <w:sdtContent>
          <w:r w:rsidDel="00000000" w:rsidR="00000000" w:rsidRPr="00000000">
            <w:rPr>
              <w:rFonts w:ascii="Arial Unicode MS" w:cs="Arial Unicode MS" w:eastAsia="Arial Unicode MS" w:hAnsi="Arial Unicode MS"/>
              <w:sz w:val="22"/>
              <w:szCs w:val="22"/>
              <w:rtl w:val="0"/>
            </w:rPr>
            <w:t xml:space="preserve">可能与温度和时间达到较优匹配有关</w:t>
          </w:r>
        </w:sdtContent>
      </w:sdt>
      <w:sdt>
        <w:sdtPr>
          <w:id w:val="851026316"/>
          <w:tag w:val="goog_rdk_276"/>
        </w:sdtPr>
        <w:sdtContent>
          <w:r w:rsidDel="00000000" w:rsidR="00000000" w:rsidRPr="00000000">
            <w:rPr>
              <w:rFonts w:ascii="Arial Unicode MS" w:cs="Arial Unicode MS" w:eastAsia="Arial Unicode MS" w:hAnsi="Arial Unicode MS"/>
              <w:sz w:val="22"/>
              <w:szCs w:val="22"/>
              <w:rtl w:val="0"/>
            </w:rPr>
            <w:t xml:space="preserve">，既充分激发了香气，又最大程度保留了茶多酚。这为茶叶加工的参数优化提供了</w:t>
          </w:r>
        </w:sdtContent>
      </w:sdt>
      <w:sdt>
        <w:sdtPr>
          <w:id w:val="396679303"/>
          <w:tag w:val="goog_rdk_277"/>
        </w:sdtPr>
        <w:sdtContent>
          <w:r w:rsidDel="00000000" w:rsidR="00000000" w:rsidRPr="00000000">
            <w:rPr>
              <w:rFonts w:ascii="Arial Unicode MS" w:cs="Arial Unicode MS" w:eastAsia="Arial Unicode MS" w:hAnsi="Arial Unicode MS"/>
              <w:sz w:val="22"/>
              <w:szCs w:val="22"/>
              <w:rtl w:val="0"/>
            </w:rPr>
            <w:t xml:space="preserve">初步的</w:t>
          </w:r>
        </w:sdtContent>
      </w:sdt>
      <w:sdt>
        <w:sdtPr>
          <w:id w:val="-1354505654"/>
          <w:tag w:val="goog_rdk_278"/>
        </w:sdtPr>
        <w:sdtContent>
          <w:r w:rsidDel="00000000" w:rsidR="00000000" w:rsidRPr="00000000">
            <w:rPr>
              <w:rFonts w:ascii="Arial Unicode MS" w:cs="Arial Unicode MS" w:eastAsia="Arial Unicode MS" w:hAnsi="Arial Unicode MS"/>
              <w:sz w:val="22"/>
              <w:szCs w:val="22"/>
              <w:rtl w:val="0"/>
            </w:rPr>
            <w:t xml:space="preserve">的量化参考。</w:t>
          </w:r>
        </w:sdtContent>
      </w:sdt>
    </w:p>
    <w:p w:rsidR="00000000" w:rsidDel="00000000" w:rsidP="00000000" w:rsidRDefault="00000000" w:rsidRPr="00000000" w14:paraId="0000016E">
      <w:pPr>
        <w:spacing w:after="120" w:before="120" w:line="288" w:lineRule="auto"/>
        <w:ind w:firstLine="220"/>
        <w:rPr>
          <w:rFonts w:ascii="Arial" w:cs="Arial" w:eastAsia="Arial" w:hAnsi="Arial"/>
          <w:sz w:val="22"/>
          <w:szCs w:val="22"/>
        </w:rPr>
      </w:pPr>
      <w:sdt>
        <w:sdtPr>
          <w:id w:val="439741261"/>
          <w:tag w:val="goog_rdk_279"/>
        </w:sdtPr>
        <w:sdtContent>
          <w:r w:rsidDel="00000000" w:rsidR="00000000" w:rsidRPr="00000000">
            <w:rPr>
              <w:rFonts w:ascii="Arial Unicode MS" w:cs="Arial Unicode MS" w:eastAsia="Arial Unicode MS" w:hAnsi="Arial Unicode MS"/>
              <w:sz w:val="22"/>
              <w:szCs w:val="22"/>
              <w:rtl w:val="0"/>
            </w:rPr>
            <w:t xml:space="preserve">本研究受实验条件限制，每个处理组合仅完成一次实验，因此统计分析结果主要用于探索工艺变量与品质指标之间的可能关系，相关结论仍需通过重复实验进一步验证。</w:t>
          </w:r>
        </w:sdtContent>
      </w:sdt>
    </w:p>
    <w:bookmarkStart w:colFirst="0" w:colLast="0" w:name="bookmark=id.pl4ec8y8mgjj" w:id="19"/>
    <w:bookmarkEnd w:id="19"/>
    <w:p w:rsidR="00000000" w:rsidDel="00000000" w:rsidP="00000000" w:rsidRDefault="00000000" w:rsidRPr="00000000" w14:paraId="0000016F">
      <w:pPr>
        <w:spacing w:after="120" w:before="320" w:line="288" w:lineRule="auto"/>
        <w:rPr/>
      </w:pPr>
      <w:sdt>
        <w:sdtPr>
          <w:id w:val="201227423"/>
          <w:tag w:val="goog_rdk_280"/>
        </w:sdtPr>
        <w:sdtContent>
          <w:r w:rsidDel="00000000" w:rsidR="00000000" w:rsidRPr="00000000">
            <w:rPr>
              <w:rFonts w:ascii="Arial Unicode MS" w:cs="Arial Unicode MS" w:eastAsia="Arial Unicode MS" w:hAnsi="Arial Unicode MS"/>
              <w:b w:val="1"/>
              <w:bCs w:val="1"/>
              <w:sz w:val="32"/>
              <w:szCs w:val="32"/>
              <w:rtl w:val="0"/>
            </w:rPr>
            <w:t xml:space="preserve">4 结论</w:t>
          </w:r>
        </w:sdtContent>
      </w:sdt>
      <w:r w:rsidDel="00000000" w:rsidR="00000000" w:rsidRPr="00000000">
        <w:rPr>
          <w:rtl w:val="0"/>
        </w:rPr>
      </w:r>
    </w:p>
    <w:p w:rsidR="00000000" w:rsidDel="00000000" w:rsidP="00000000" w:rsidRDefault="00000000" w:rsidRPr="00000000" w14:paraId="00000170">
      <w:pPr>
        <w:spacing w:after="120" w:before="120" w:line="288" w:lineRule="auto"/>
        <w:ind w:firstLine="220"/>
        <w:rPr>
          <w:rFonts w:ascii="Arial" w:cs="Arial" w:eastAsia="Arial" w:hAnsi="Arial"/>
          <w:sz w:val="22"/>
          <w:szCs w:val="22"/>
        </w:rPr>
      </w:pPr>
      <w:sdt>
        <w:sdtPr>
          <w:id w:val="606854530"/>
          <w:tag w:val="goog_rdk_281"/>
        </w:sdtPr>
        <w:sdtContent>
          <w:r w:rsidDel="00000000" w:rsidR="00000000" w:rsidRPr="00000000">
            <w:rPr>
              <w:rFonts w:ascii="Arial Unicode MS" w:cs="Arial Unicode MS" w:eastAsia="Arial Unicode MS" w:hAnsi="Arial Unicode MS"/>
              <w:sz w:val="22"/>
              <w:szCs w:val="22"/>
              <w:rtl w:val="0"/>
            </w:rPr>
            <w:t xml:space="preserve">炒制时间对茶多酚含量具有显著影响，P 值为 0.0173 小于 0.05，</w:t>
          </w:r>
        </w:sdtContent>
      </w:sdt>
      <w:sdt>
        <w:sdtPr>
          <w:id w:val="-944916756"/>
          <w:tag w:val="goog_rdk_282"/>
        </w:sdtPr>
        <w:sdtContent>
          <w:r w:rsidDel="00000000" w:rsidR="00000000" w:rsidRPr="00000000">
            <w:rPr>
              <w:rFonts w:ascii="Arial Unicode MS" w:cs="Arial Unicode MS" w:eastAsia="Arial Unicode MS" w:hAnsi="Arial Unicode MS"/>
              <w:sz w:val="22"/>
              <w:szCs w:val="22"/>
              <w:rtl w:val="0"/>
            </w:rPr>
            <w:t xml:space="preserve">是影响茶叶理化指标变化的重要因素</w:t>
          </w:r>
        </w:sdtContent>
      </w:sdt>
      <w:sdt>
        <w:sdtPr>
          <w:id w:val="-77066831"/>
          <w:tag w:val="goog_rdk_283"/>
        </w:sdtPr>
        <w:sdtContent>
          <w:r w:rsidDel="00000000" w:rsidR="00000000" w:rsidRPr="00000000">
            <w:rPr>
              <w:rFonts w:ascii="Arial Unicode MS" w:cs="Arial Unicode MS" w:eastAsia="Arial Unicode MS" w:hAnsi="Arial Unicode MS"/>
              <w:sz w:val="22"/>
              <w:szCs w:val="22"/>
              <w:rtl w:val="0"/>
            </w:rPr>
            <w:t xml:space="preserve">。</w:t>
          </w:r>
        </w:sdtContent>
      </w:sdt>
      <w:sdt>
        <w:sdtPr>
          <w:id w:val="-774127583"/>
          <w:tag w:val="goog_rdk_284"/>
        </w:sdtPr>
        <w:sdtContent>
          <w:r w:rsidDel="00000000" w:rsidR="00000000" w:rsidRPr="00000000">
            <w:rPr>
              <w:rFonts w:ascii="Arial Unicode MS" w:cs="Arial Unicode MS" w:eastAsia="Arial Unicode MS" w:hAnsi="Arial Unicode MS"/>
              <w:sz w:val="22"/>
              <w:szCs w:val="22"/>
              <w:rtl w:val="0"/>
            </w:rPr>
            <w:t xml:space="preserve">随着炒制时间延长，茶多酚含量整体呈下降趋势。</w:t>
          </w:r>
        </w:sdtContent>
      </w:sdt>
      <w:sdt>
        <w:sdtPr>
          <w:id w:val="1552301312"/>
          <w:tag w:val="goog_rdk_285"/>
        </w:sdtPr>
        <w:sdtContent>
          <w:r w:rsidDel="00000000" w:rsidR="00000000" w:rsidRPr="00000000">
            <w:rPr>
              <w:rFonts w:ascii="Arial Unicode MS" w:cs="Arial Unicode MS" w:eastAsia="Arial Unicode MS" w:hAnsi="Arial Unicode MS"/>
              <w:sz w:val="22"/>
              <w:szCs w:val="22"/>
              <w:rtl w:val="0"/>
            </w:rPr>
            <w:t xml:space="preserve">。</w:t>
          </w:r>
        </w:sdtContent>
      </w:sdt>
    </w:p>
    <w:p w:rsidR="00000000" w:rsidDel="00000000" w:rsidP="00000000" w:rsidRDefault="00000000" w:rsidRPr="00000000" w14:paraId="00000171">
      <w:pPr>
        <w:spacing w:after="120" w:before="120" w:line="288" w:lineRule="auto"/>
        <w:ind w:firstLine="220"/>
        <w:rPr/>
      </w:pPr>
      <w:sdt>
        <w:sdtPr>
          <w:id w:val="-6350770"/>
          <w:tag w:val="goog_rdk_286"/>
        </w:sdtPr>
        <w:sdtContent>
          <w:r w:rsidDel="00000000" w:rsidR="00000000" w:rsidRPr="00000000">
            <w:rPr>
              <w:rFonts w:ascii="Arial Unicode MS" w:cs="Arial Unicode MS" w:eastAsia="Arial Unicode MS" w:hAnsi="Arial Unicode MS"/>
              <w:sz w:val="22"/>
              <w:szCs w:val="22"/>
              <w:rtl w:val="0"/>
            </w:rPr>
            <w:t xml:space="preserve">感官品质具有非线性特征，温度和时间对感官评分的影响未达到统计学显著水平，反映了人类味觉感知的复杂性和主观性。</w:t>
          </w:r>
        </w:sdtContent>
      </w:sdt>
      <w:sdt>
        <w:sdtPr>
          <w:id w:val="-808410270"/>
          <w:tag w:val="goog_rdk_287"/>
        </w:sdtPr>
        <w:sdtContent>
          <w:r w:rsidDel="00000000" w:rsidR="00000000" w:rsidRPr="00000000">
            <w:rPr>
              <w:rFonts w:ascii="Arial Unicode MS" w:cs="Arial Unicode MS" w:eastAsia="Arial Unicode MS" w:hAnsi="Arial Unicode MS"/>
              <w:sz w:val="22"/>
              <w:szCs w:val="22"/>
              <w:rtl w:val="0"/>
            </w:rPr>
            <w:t xml:space="preserve">本实验结果支持较短炒制时间有利于维持较好的品质表现。</w:t>
          </w:r>
        </w:sdtContent>
      </w:sdt>
      <w:sdt>
        <w:sdtPr>
          <w:id w:val="1743694413"/>
          <w:tag w:val="goog_rdk_288"/>
        </w:sdtPr>
        <w:sdtContent>
          <w:r w:rsidDel="00000000" w:rsidR="00000000" w:rsidRPr="00000000">
            <w:rPr>
              <w:rFonts w:ascii="Arial Unicode MS" w:cs="Arial Unicode MS" w:eastAsia="Arial Unicode MS" w:hAnsi="Arial Unicode MS"/>
              <w:sz w:val="22"/>
              <w:szCs w:val="22"/>
              <w:rtl w:val="0"/>
            </w:rPr>
            <w:t xml:space="preserve">，</w:t>
          </w:r>
        </w:sdtContent>
      </w:sdt>
      <w:sdt>
        <w:sdtPr>
          <w:id w:val="2017342395"/>
          <w:tag w:val="goog_rdk_289"/>
        </w:sdtPr>
        <w:sdtContent>
          <w:r w:rsidDel="00000000" w:rsidR="00000000" w:rsidRPr="00000000">
            <w:rPr>
              <w:rFonts w:ascii="Arial Unicode MS" w:cs="Arial Unicode MS" w:eastAsia="Arial Unicode MS" w:hAnsi="Arial Unicode MS"/>
              <w:sz w:val="22"/>
              <w:szCs w:val="22"/>
              <w:rtl w:val="0"/>
            </w:rPr>
            <w:t xml:space="preserve">回归分析显示，在本实验条件下，时间变量对品质变化的影响幅度大于温度变量。</w:t>
          </w:r>
        </w:sdtContent>
      </w:sdt>
      <w:sdt>
        <w:sdtPr>
          <w:id w:val="-333092431"/>
          <w:tag w:val="goog_rdk_290"/>
        </w:sdtPr>
        <w:sdtContent>
          <w:r w:rsidDel="00000000" w:rsidR="00000000" w:rsidRPr="00000000">
            <w:rPr>
              <w:rFonts w:ascii="Arial Unicode MS" w:cs="Arial Unicode MS" w:eastAsia="Arial Unicode MS" w:hAnsi="Arial Unicode MS"/>
              <w:sz w:val="22"/>
              <w:szCs w:val="22"/>
              <w:rtl w:val="0"/>
            </w:rPr>
            <w:t xml:space="preserve">，在 170 至 210</w:t>
          </w:r>
        </w:sdtContent>
      </w:sdt>
      <w:r w:rsidDel="00000000" w:rsidR="00000000" w:rsidRPr="00000000">
        <w:rPr>
          <w:rFonts w:ascii="Cambria Math" w:cs="Cambria Math" w:eastAsia="Cambria Math" w:hAnsi="Cambria Math"/>
          <w:sz w:val="22"/>
          <w:szCs w:val="22"/>
          <w:rtl w:val="0"/>
        </w:rPr>
        <w:t xml:space="preserve">℃</w:t>
      </w:r>
      <w:sdt>
        <w:sdtPr>
          <w:id w:val="-719124163"/>
          <w:tag w:val="goog_rdk_291"/>
        </w:sdtPr>
        <w:sdtContent>
          <w:r w:rsidDel="00000000" w:rsidR="00000000" w:rsidRPr="00000000">
            <w:rPr>
              <w:rFonts w:ascii="Arial Unicode MS" w:cs="Arial Unicode MS" w:eastAsia="Arial Unicode MS" w:hAnsi="Arial Unicode MS"/>
              <w:sz w:val="22"/>
              <w:szCs w:val="22"/>
              <w:rtl w:val="0"/>
            </w:rPr>
            <w:t xml:space="preserve">的</w:t>
          </w:r>
        </w:sdtContent>
      </w:sdt>
      <w:sdt>
        <w:sdtPr>
          <w:id w:val="-115307561"/>
          <w:tag w:val="goog_rdk_292"/>
        </w:sdtPr>
        <w:sdtContent>
          <w:r w:rsidDel="00000000" w:rsidR="00000000" w:rsidRPr="00000000">
            <w:rPr>
              <w:rFonts w:ascii="Arial Unicode MS" w:cs="Arial Unicode MS" w:eastAsia="Arial Unicode MS" w:hAnsi="Arial Unicode MS"/>
              <w:sz w:val="22"/>
              <w:szCs w:val="22"/>
              <w:rtl w:val="0"/>
            </w:rPr>
            <w:t xml:space="preserve">实验范围</w:t>
          </w:r>
        </w:sdtContent>
      </w:sdt>
      <w:sdt>
        <w:sdtPr>
          <w:id w:val="1028010035"/>
          <w:tag w:val="goog_rdk_293"/>
        </w:sdtPr>
        <w:sdtContent>
          <w:r w:rsidDel="00000000" w:rsidR="00000000" w:rsidRPr="00000000">
            <w:rPr>
              <w:rFonts w:ascii="Arial Unicode MS" w:cs="Arial Unicode MS" w:eastAsia="Arial Unicode MS" w:hAnsi="Arial Unicode MS"/>
              <w:sz w:val="22"/>
              <w:szCs w:val="22"/>
              <w:rtl w:val="0"/>
            </w:rPr>
            <w:t xml:space="preserve">内，应优先控制炒制时长。</w:t>
          </w:r>
        </w:sdtContent>
      </w:sdt>
      <w:sdt>
        <w:sdtPr>
          <w:id w:val="-2139050839"/>
          <w:tag w:val="goog_rdk_294"/>
        </w:sdtPr>
        <w:sdtContent>
          <w:r w:rsidDel="00000000" w:rsidR="00000000" w:rsidRPr="00000000">
            <w:rPr>
              <w:rFonts w:ascii="Arial Unicode MS" w:cs="Arial Unicode MS" w:eastAsia="Arial Unicode MS" w:hAnsi="Arial Unicode MS"/>
              <w:sz w:val="22"/>
              <w:szCs w:val="22"/>
              <w:rtl w:val="0"/>
            </w:rPr>
            <w:t xml:space="preserve">在本实验条件下，190℃配合5.3 min处理组获得最高综合评分</w:t>
          </w:r>
        </w:sdtContent>
      </w:sdt>
      <w:sdt>
        <w:sdtPr>
          <w:id w:val="-1248903997"/>
          <w:tag w:val="goog_rdk_295"/>
        </w:sdtPr>
        <w:sdtContent>
          <w:r w:rsidDel="00000000" w:rsidR="00000000" w:rsidRPr="00000000">
            <w:rPr>
              <w:rFonts w:ascii="Arial Unicode MS" w:cs="Arial Unicode MS" w:eastAsia="Arial Unicode MS" w:hAnsi="Arial Unicode MS"/>
              <w:sz w:val="22"/>
              <w:szCs w:val="22"/>
              <w:rtl w:val="0"/>
            </w:rPr>
            <w:t xml:space="preserve">，该条件下茶叶在香气、滋味、茶多酚保留等多维度</w:t>
          </w:r>
        </w:sdtContent>
      </w:sdt>
      <w:sdt>
        <w:sdtPr>
          <w:id w:val="692549034"/>
          <w:tag w:val="goog_rdk_296"/>
        </w:sdtPr>
        <w:sdtContent>
          <w:r w:rsidDel="00000000" w:rsidR="00000000" w:rsidRPr="00000000">
            <w:rPr>
              <w:rFonts w:ascii="Arial Unicode MS" w:cs="Arial Unicode MS" w:eastAsia="Arial Unicode MS" w:hAnsi="Arial Unicode MS"/>
              <w:sz w:val="22"/>
              <w:szCs w:val="22"/>
              <w:rtl w:val="0"/>
            </w:rPr>
            <w:t xml:space="preserve">表现出较好的综合平衡</w:t>
          </w:r>
        </w:sdtContent>
      </w:sdt>
      <w:sdt>
        <w:sdtPr>
          <w:id w:val="-1850644981"/>
          <w:tag w:val="goog_rdk_297"/>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p w:rsidR="00000000" w:rsidDel="00000000" w:rsidP="00000000" w:rsidRDefault="00000000" w:rsidRPr="00000000" w14:paraId="00000172">
      <w:pPr>
        <w:spacing w:after="120" w:before="120" w:line="288" w:lineRule="auto"/>
        <w:ind w:firstLine="220"/>
        <w:rPr/>
      </w:pPr>
      <w:sdt>
        <w:sdtPr>
          <w:id w:val="2022742302"/>
          <w:tag w:val="goog_rdk_298"/>
        </w:sdtPr>
        <w:sdtContent>
          <w:r w:rsidDel="00000000" w:rsidR="00000000" w:rsidRPr="00000000">
            <w:rPr>
              <w:rFonts w:ascii="Arial Unicode MS" w:cs="Arial Unicode MS" w:eastAsia="Arial Unicode MS" w:hAnsi="Arial Unicode MS"/>
              <w:sz w:val="22"/>
              <w:szCs w:val="22"/>
              <w:rtl w:val="0"/>
            </w:rPr>
            <w:t xml:space="preserve">由于条件限制，</w:t>
          </w:r>
        </w:sdtContent>
      </w:sdt>
      <w:sdt>
        <w:sdtPr>
          <w:id w:val="-513730523"/>
          <w:tag w:val="goog_rdk_299"/>
        </w:sdtPr>
        <w:sdtContent>
          <w:r w:rsidDel="00000000" w:rsidR="00000000" w:rsidRPr="00000000">
            <w:rPr>
              <w:rFonts w:ascii="Arial Unicode MS" w:cs="Arial Unicode MS" w:eastAsia="Arial Unicode MS" w:hAnsi="Arial Unicode MS"/>
              <w:sz w:val="22"/>
              <w:szCs w:val="22"/>
              <w:rtl w:val="0"/>
            </w:rPr>
            <w:t xml:space="preserve">本研究样本量较小，每组仅 1 次重复，导致部分指标未能达到统计显著性。茶多酚检测采用比色法，精度有待提高。感官评价仅由 1 名评审完成，存在主观偏差。未来的研究可以增加实验重复次数以提高统计检验力，引入更精确的茶多酚定量检测方法，</w:t>
          </w:r>
        </w:sdtContent>
      </w:sdt>
      <w:sdt>
        <w:sdtPr>
          <w:id w:val="-4311097"/>
          <w:tag w:val="goog_rdk_300"/>
        </w:sdtPr>
        <w:sdtContent>
          <w:r w:rsidDel="00000000" w:rsidR="00000000" w:rsidRPr="00000000">
            <w:rPr>
              <w:rFonts w:ascii="Arial Unicode MS" w:cs="Arial Unicode MS" w:eastAsia="Arial Unicode MS" w:hAnsi="Arial Unicode MS"/>
              <w:sz w:val="22"/>
              <w:szCs w:val="22"/>
              <w:rtl w:val="0"/>
            </w:rPr>
            <w:t xml:space="preserve">采用多人盲评方式降低个体偏差</w:t>
          </w:r>
        </w:sdtContent>
      </w:sdt>
      <w:sdt>
        <w:sdtPr>
          <w:id w:val="335294578"/>
          <w:tag w:val="goog_rdk_301"/>
        </w:sdtPr>
        <w:sdtContent>
          <w:r w:rsidDel="00000000" w:rsidR="00000000" w:rsidRPr="00000000">
            <w:rPr>
              <w:rFonts w:ascii="Arial Unicode MS" w:cs="Arial Unicode MS" w:eastAsia="Arial Unicode MS" w:hAnsi="Arial Unicode MS"/>
              <w:sz w:val="22"/>
              <w:szCs w:val="22"/>
              <w:rtl w:val="0"/>
            </w:rPr>
            <w:t xml:space="preserve">，并进一步探究压力、湿度等其他工艺变量的影响，从而建立更加完整的茶叶加工品质预测模型。</w:t>
          </w:r>
        </w:sdtContent>
      </w:sdt>
      <w:r w:rsidDel="00000000" w:rsidR="00000000" w:rsidRPr="00000000">
        <w:rPr>
          <w:rtl w:val="0"/>
        </w:rPr>
      </w:r>
    </w:p>
    <w:p w:rsidR="00000000" w:rsidDel="00000000" w:rsidP="00000000" w:rsidRDefault="00000000" w:rsidRPr="00000000" w14:paraId="00000173">
      <w:pPr>
        <w:spacing w:after="120" w:before="320" w:line="288" w:lineRule="auto"/>
        <w:rPr>
          <w:rFonts w:ascii="DengXian" w:cs="DengXian" w:eastAsia="DengXian" w:hAnsi="DengXian"/>
          <w:b w:val="1"/>
          <w:bCs w:val="1"/>
        </w:rPr>
      </w:pPr>
      <w:r w:rsidDel="00000000" w:rsidR="00000000" w:rsidRPr="00000000">
        <w:rPr>
          <w:rFonts w:ascii="DengXian" w:cs="DengXian" w:eastAsia="DengXian" w:hAnsi="DengXian"/>
          <w:b w:val="1"/>
          <w:bCs w:val="1"/>
          <w:sz w:val="32"/>
          <w:szCs w:val="32"/>
          <w:rtl w:val="0"/>
        </w:rPr>
        <w:t xml:space="preserve">参考文献</w:t>
      </w:r>
      <w:r w:rsidDel="00000000" w:rsidR="00000000" w:rsidRPr="00000000">
        <w:rPr>
          <w:rtl w:val="0"/>
        </w:rPr>
      </w:r>
    </w:p>
    <w:p w:rsidR="00000000" w:rsidDel="00000000" w:rsidP="00000000" w:rsidRDefault="00000000" w:rsidRPr="00000000" w14:paraId="00000174">
      <w:pPr>
        <w:numPr>
          <w:ilvl w:val="0"/>
          <w:numId w:val="1"/>
        </w:numPr>
        <w:ind w:left="720" w:hanging="360"/>
        <w:rPr>
          <w:rFonts w:ascii="DengXian" w:cs="DengXian" w:eastAsia="DengXian" w:hAnsi="DengXian"/>
        </w:rPr>
      </w:pPr>
      <w:r w:rsidDel="00000000" w:rsidR="00000000" w:rsidRPr="00000000">
        <w:rPr>
          <w:rFonts w:ascii="DengXian" w:cs="DengXian" w:eastAsia="DengXian" w:hAnsi="DengXian"/>
          <w:rtl w:val="0"/>
        </w:rPr>
        <w:t xml:space="preserve">王亚防，李彦奇，宋慕波，等. 不同加工工艺初夏福鼎大白白茶感官及品质成分分析[J]. 食品工业科技, 2026, 47(5): 369–377.</w:t>
      </w:r>
    </w:p>
    <w:p w:rsidR="00000000" w:rsidDel="00000000" w:rsidP="00000000" w:rsidRDefault="00000000" w:rsidRPr="00000000" w14:paraId="00000175">
      <w:pPr>
        <w:numPr>
          <w:ilvl w:val="0"/>
          <w:numId w:val="1"/>
        </w:numPr>
        <w:ind w:left="720" w:hanging="360"/>
        <w:rPr>
          <w:rFonts w:ascii="DengXian" w:cs="DengXian" w:eastAsia="DengXian" w:hAnsi="DengXian"/>
        </w:rPr>
      </w:pPr>
      <w:r w:rsidDel="00000000" w:rsidR="00000000" w:rsidRPr="00000000">
        <w:rPr>
          <w:rFonts w:ascii="DengXian" w:cs="DengXian" w:eastAsia="DengXian" w:hAnsi="DengXian"/>
          <w:rtl w:val="0"/>
        </w:rPr>
        <w:t xml:space="preserve">马惠民，施秋妤，钱和。杀青技术对绿茶品质的影响研究概述 [J]. 河南农业科学，2012, 41 (8): 1-5.</w:t>
      </w:r>
    </w:p>
    <w:p w:rsidR="00000000" w:rsidDel="00000000" w:rsidP="00000000" w:rsidRDefault="00000000" w:rsidRPr="00000000" w14:paraId="00000176">
      <w:pPr>
        <w:numPr>
          <w:ilvl w:val="0"/>
          <w:numId w:val="1"/>
        </w:numPr>
        <w:ind w:left="720" w:hanging="360"/>
        <w:rPr>
          <w:rFonts w:ascii="DengXian" w:cs="DengXian" w:eastAsia="DengXian" w:hAnsi="DengXian"/>
        </w:rPr>
      </w:pPr>
      <w:r w:rsidDel="00000000" w:rsidR="00000000" w:rsidRPr="00000000">
        <w:rPr>
          <w:rFonts w:ascii="DengXian" w:cs="DengXian" w:eastAsia="DengXian" w:hAnsi="DengXian"/>
          <w:rtl w:val="0"/>
        </w:rPr>
        <w:t xml:space="preserve">陈璐瑶，李琴，尹杰，冉乾松，张拓，罗学尹，等。不同揉捻方式的贵州绿茶品质多维分析与评价 [J]. 有机化学研究，2023, 11 (2): 101-108. </w:t>
      </w:r>
    </w:p>
    <w:p w:rsidR="00000000" w:rsidDel="00000000" w:rsidP="00000000" w:rsidRDefault="00000000" w:rsidRPr="00000000" w14:paraId="00000177">
      <w:pPr>
        <w:numPr>
          <w:ilvl w:val="0"/>
          <w:numId w:val="1"/>
        </w:numPr>
        <w:ind w:left="720" w:hanging="360"/>
        <w:rPr>
          <w:rFonts w:ascii="DengXian" w:cs="DengXian" w:eastAsia="DengXian" w:hAnsi="DengXian"/>
          <w:u w:val="none"/>
        </w:rPr>
      </w:pPr>
      <w:sdt>
        <w:sdtPr>
          <w:id w:val="-1839332553"/>
          <w:tag w:val="goog_rdk_302"/>
        </w:sdtPr>
        <w:sdtContent>
          <w:commentRangeStart w:id="4"/>
        </w:sdtContent>
      </w:sdt>
      <w:r w:rsidDel="00000000" w:rsidR="00000000" w:rsidRPr="00000000">
        <w:rPr>
          <w:rFonts w:ascii="DengXian" w:cs="DengXian" w:eastAsia="DengXian" w:hAnsi="DengXian"/>
          <w:rtl w:val="0"/>
        </w:rPr>
        <w:t xml:space="preserve">加一些茶叶paper</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78">
      <w:pPr>
        <w:numPr>
          <w:ilvl w:val="0"/>
          <w:numId w:val="1"/>
        </w:numPr>
        <w:ind w:left="720" w:hanging="360"/>
        <w:rPr>
          <w:rFonts w:ascii="DengXian" w:cs="DengXian" w:eastAsia="DengXian" w:hAnsi="DengXian"/>
        </w:rPr>
      </w:pPr>
      <w:r w:rsidDel="00000000" w:rsidR="00000000" w:rsidRPr="00000000">
        <w:rPr>
          <w:rFonts w:ascii="DengXian" w:cs="DengXian" w:eastAsia="DengXian" w:hAnsi="DengXian"/>
          <w:rtl w:val="0"/>
        </w:rPr>
        <w:t xml:space="preserve">百度百科. 西湖龙井[EB/OL]. </w:t>
      </w:r>
      <w:hyperlink r:id="rId34">
        <w:r w:rsidDel="00000000" w:rsidR="00000000" w:rsidRPr="00000000">
          <w:rPr>
            <w:rFonts w:ascii="DengXian" w:cs="DengXian" w:eastAsia="DengXian" w:hAnsi="DengXian"/>
            <w:color w:val="1155cc"/>
            <w:u w:val="single"/>
            <w:rtl w:val="0"/>
          </w:rPr>
          <w:t xml:space="preserve">https://baike.baidu.com/item/%E8%A5%BF%E6%B9%96%E9%BE%8D%E4%BA%95/412851</w:t>
        </w:r>
      </w:hyperlink>
      <w:r w:rsidDel="00000000" w:rsidR="00000000" w:rsidRPr="00000000">
        <w:rPr>
          <w:rFonts w:ascii="DengXian" w:cs="DengXian" w:eastAsia="DengXian" w:hAnsi="DengXian"/>
          <w:rtl w:val="0"/>
        </w:rPr>
        <w:t xml:space="preserve"> , 2026. </w:t>
      </w:r>
    </w:p>
    <w:p w:rsidR="00000000" w:rsidDel="00000000" w:rsidP="00000000" w:rsidRDefault="00000000" w:rsidRPr="00000000" w14:paraId="00000179">
      <w:pPr>
        <w:numPr>
          <w:ilvl w:val="0"/>
          <w:numId w:val="1"/>
        </w:numPr>
        <w:ind w:left="720" w:hanging="360"/>
        <w:rPr>
          <w:rFonts w:ascii="Arial" w:cs="Arial" w:eastAsia="Arial" w:hAnsi="Arial"/>
          <w:sz w:val="22"/>
          <w:szCs w:val="22"/>
        </w:rPr>
      </w:pPr>
      <w:r w:rsidDel="00000000" w:rsidR="00000000" w:rsidRPr="00000000">
        <w:rPr>
          <w:rFonts w:ascii="DengXian" w:cs="DengXian" w:eastAsia="DengXian" w:hAnsi="DengXian"/>
          <w:rtl w:val="0"/>
        </w:rPr>
        <w:t xml:space="preserve">百度百科. 方差分析[EB/OL]. </w:t>
      </w:r>
      <w:hyperlink r:id="rId35">
        <w:r w:rsidDel="00000000" w:rsidR="00000000" w:rsidRPr="00000000">
          <w:rPr>
            <w:rFonts w:ascii="DengXian" w:cs="DengXian" w:eastAsia="DengXian" w:hAnsi="DengXian"/>
            <w:color w:val="1155cc"/>
            <w:u w:val="single"/>
            <w:rtl w:val="0"/>
          </w:rPr>
          <w:t xml:space="preserve">https://baike.baidu.com/item/%E6%96%B9%E5%B7%AE%E5%88%86%E6%9E%90/1502206 </w:t>
        </w:r>
      </w:hyperlink>
      <w:r w:rsidDel="00000000" w:rsidR="00000000" w:rsidRPr="00000000">
        <w:rPr>
          <w:rFonts w:ascii="DengXian" w:cs="DengXian" w:eastAsia="DengXian" w:hAnsi="DengXian"/>
          <w:rtl w:val="0"/>
        </w:rPr>
        <w:t xml:space="preserve"> ,</w:t>
      </w:r>
      <w:r w:rsidDel="00000000" w:rsidR="00000000" w:rsidRPr="00000000">
        <w:rPr>
          <w:rFonts w:ascii="DengXian" w:cs="DengXian" w:eastAsia="DengXian" w:hAnsi="DengXian"/>
          <w:rtl w:val="0"/>
        </w:rPr>
        <w:t xml:space="preserve"> 2026.</w:t>
      </w:r>
    </w:p>
    <w:sdt>
      <w:sdtPr>
        <w:id w:val="-1610968713"/>
        <w:tag w:val="goog_rdk_305"/>
      </w:sdtPr>
      <w:sdtContent>
        <w:p w:rsidR="00000000" w:rsidDel="00000000" w:rsidP="00000000" w:rsidRDefault="00000000" w:rsidRPr="00000000" w14:paraId="0000017A">
          <w:pPr>
            <w:numPr>
              <w:ilvl w:val="0"/>
              <w:numId w:val="1"/>
            </w:numPr>
            <w:ind w:left="720" w:hanging="360"/>
            <w:rPr>
              <w:ins w:author="Ting C" w:id="3" w:date="2026-06-11T20:43:09Z"/>
              <w:rFonts w:ascii="DengXian" w:cs="DengXian" w:eastAsia="DengXian" w:hAnsi="DengXian"/>
            </w:rPr>
          </w:pPr>
          <w:r w:rsidDel="00000000" w:rsidR="00000000" w:rsidRPr="00000000">
            <w:rPr>
              <w:rFonts w:ascii="DengXian" w:cs="DengXian" w:eastAsia="DengXian" w:hAnsi="DengXian"/>
              <w:rtl w:val="0"/>
            </w:rPr>
            <w:t xml:space="preserve">百度百科. 多元线性回归[EB/OL]. </w:t>
          </w:r>
          <w:hyperlink r:id="rId36">
            <w:r w:rsidDel="00000000" w:rsidR="00000000" w:rsidRPr="00000000">
              <w:rPr>
                <w:rFonts w:ascii="DengXian" w:cs="DengXian" w:eastAsia="DengXian" w:hAnsi="DengXian"/>
                <w:color w:val="1155cc"/>
                <w:u w:val="single"/>
                <w:rtl w:val="0"/>
              </w:rPr>
              <w:t xml:space="preserve">https://baike.baidu.com/item/%E5%A4%9A%E5%85%83%E7%BA%BF%E6%80%A7%E5%9B%9E%E5%BD%92</w:t>
            </w:r>
          </w:hyperlink>
          <w:r w:rsidDel="00000000" w:rsidR="00000000" w:rsidRPr="00000000">
            <w:rPr>
              <w:rFonts w:ascii="DengXian" w:cs="DengXian" w:eastAsia="DengXian" w:hAnsi="DengXian"/>
              <w:rtl w:val="0"/>
            </w:rPr>
            <w:t xml:space="preserve"> , 2026.</w:t>
          </w:r>
          <w:sdt>
            <w:sdtPr>
              <w:id w:val="-161719460"/>
              <w:tag w:val="goog_rdk_303"/>
            </w:sdtPr>
            <w:sdtContent>
              <w:ins w:author="Ting C" w:id="3" w:date="2026-06-11T20:43:09Z"/>
              <w:sdt>
                <w:sdtPr>
                  <w:id w:val="-728911863"/>
                  <w:tag w:val="goog_rdk_304"/>
                </w:sdtPr>
                <w:sdtContent>
                  <w:commentRangeStart w:id="5"/>
                </w:sdtContent>
              </w:sdt>
              <w:ins w:author="Ting C" w:id="3" w:date="2026-06-11T20:43:09Z">
                <w:r w:rsidDel="00000000" w:rsidR="00000000" w:rsidRPr="00000000">
                  <w:rPr>
                    <w:rtl w:val="0"/>
                  </w:rPr>
                </w:r>
              </w:ins>
            </w:sdtContent>
          </w:sdt>
        </w:p>
      </w:sdtContent>
    </w:sdt>
    <w:p w:rsidR="00000000" w:rsidDel="00000000" w:rsidP="00000000" w:rsidRDefault="00000000" w:rsidRPr="00000000" w14:paraId="0000017B">
      <w:pPr>
        <w:numPr>
          <w:ilvl w:val="0"/>
          <w:numId w:val="1"/>
        </w:numPr>
        <w:ind w:left="720" w:hanging="360"/>
        <w:rPr>
          <w:rFonts w:ascii="DengXian" w:cs="DengXian" w:eastAsia="DengXian" w:hAnsi="DengXian"/>
          <w:u w:val="none"/>
        </w:rPr>
      </w:pPr>
      <w:commentRangeEnd w:id="5"/>
      <w:r w:rsidDel="00000000" w:rsidR="00000000" w:rsidRPr="00000000">
        <w:commentReference w:id="5"/>
      </w:r>
      <w:r w:rsidDel="00000000" w:rsidR="00000000" w:rsidRPr="00000000">
        <w:rPr>
          <w:rFonts w:ascii="DengXian" w:cs="DengXian" w:eastAsia="DengXian" w:hAnsi="DengXian"/>
          <w:rtl w:val="0"/>
        </w:rPr>
        <w:t xml:space="preserve">Wikipedia. 标准分数 [EB/OL].</w:t>
      </w:r>
      <w:hyperlink r:id="rId37">
        <w:r w:rsidDel="00000000" w:rsidR="00000000" w:rsidRPr="00000000">
          <w:rPr>
            <w:rFonts w:ascii="DengXian" w:cs="DengXian" w:eastAsia="DengXian" w:hAnsi="DengXian"/>
            <w:rtl w:val="0"/>
          </w:rPr>
          <w:t xml:space="preserve"> </w:t>
        </w:r>
      </w:hyperlink>
      <w:r w:rsidDel="00000000" w:rsidR="00000000" w:rsidRPr="00000000">
        <w:rPr>
          <w:rtl w:val="0"/>
        </w:rPr>
      </w:r>
    </w:p>
    <w:sdt>
      <w:sdtPr>
        <w:id w:val="1100974092"/>
        <w:tag w:val="goog_rdk_306"/>
      </w:sdtPr>
      <w:sdtContent>
        <w:p w:rsidR="00000000" w:rsidDel="00000000" w:rsidP="00000000" w:rsidRDefault="00000000" w:rsidRPr="00000000" w14:paraId="0000017C">
          <w:pPr>
            <w:ind w:left="720" w:firstLine="0"/>
            <w:rPr>
              <w:rFonts w:ascii="Arial" w:cs="Arial" w:eastAsia="Arial" w:hAnsi="Arial"/>
              <w:b w:val="0"/>
              <w:bCs w:val="0"/>
              <w:i w:val="0"/>
              <w:iCs w:val="0"/>
              <w:smallCaps w:val="0"/>
              <w:strike w:val="0"/>
              <w:color w:val="000000"/>
              <w:sz w:val="22"/>
              <w:szCs w:val="22"/>
              <w:u w:val="none"/>
              <w:shd w:fill="auto" w:val="clear"/>
              <w:vertAlign w:val="baseline"/>
              <w:rPrChange w:author="Ting C" w:id="4" w:date="2026-06-11T20:43:09Z">
                <w:rPr>
                  <w:rFonts w:ascii="DengXian" w:cs="DengXian" w:eastAsia="DengXian" w:hAnsi="DengXian"/>
                </w:rPr>
              </w:rPrChange>
            </w:rPr>
            <w:pPrChange w:author="Ting C" w:id="0" w:date="2026-06-11T20:43:09Z">
              <w:pPr>
                <w:ind w:left="720" w:firstLine="0"/>
              </w:pPr>
            </w:pPrChange>
          </w:pPr>
          <w:hyperlink r:id="rId38">
            <w:r w:rsidDel="00000000" w:rsidR="00000000" w:rsidRPr="00000000">
              <w:rPr>
                <w:rFonts w:ascii="Arial" w:cs="Arial" w:eastAsia="Arial" w:hAnsi="Arial"/>
                <w:color w:val="0066ff"/>
                <w:u w:val="single"/>
                <w:rtl w:val="0"/>
              </w:rPr>
              <w:t xml:space="preserve">https://en.wikipedia.org/wiki/Standard_score</w:t>
            </w:r>
          </w:hyperlink>
          <w:r w:rsidDel="00000000" w:rsidR="00000000" w:rsidRPr="00000000">
            <w:rPr>
              <w:rFonts w:ascii="DengXian" w:cs="DengXian" w:eastAsia="DengXian" w:hAnsi="DengXian"/>
              <w:rtl w:val="0"/>
            </w:rPr>
            <w:t xml:space="preserve">, 2026.</w:t>
          </w:r>
          <w:r w:rsidDel="00000000" w:rsidR="00000000" w:rsidRPr="00000000">
            <w:rPr>
              <w:rtl w:val="0"/>
            </w:rPr>
          </w:r>
        </w:p>
      </w:sdtContent>
    </w:sdt>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ing C" w:id="4" w:date="2026-06-13T04:13:33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61036634"/>
          <w:tag w:val="goog_rdk_30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加一些茶叶paper</w:t>
          </w:r>
        </w:sdtContent>
      </w:sdt>
    </w:p>
  </w:comment>
  <w:comment w:author="Ting C" w:id="3" w:date="2026-06-13T04:33:11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45197250"/>
          <w:tag w:val="goog_rdk_30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加了一段实验报告结果说明</w:t>
          </w:r>
        </w:sdtContent>
      </w:sdt>
    </w:p>
  </w:comment>
  <w:comment w:author="Ting C" w:id="5" w:date="2026-06-11T20:43:35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73199015"/>
          <w:tag w:val="goog_rdk_30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加一条zscore引用，把这个修改完整</w:t>
          </w:r>
        </w:sdtContent>
      </w:sdt>
    </w:p>
  </w:comment>
  <w:comment w:author="Ting C" w:id="1" w:date="2026-06-13T04:00:04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14808750"/>
          <w:tag w:val="goog_rdk_3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稍微解释下杀青？</w:t>
          </w:r>
        </w:sdtContent>
      </w:sdt>
    </w:p>
  </w:comment>
  <w:comment w:author="Ting C" w:id="2" w:date="2026-06-13T04:01:15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40302409"/>
          <w:tag w:val="goog_rdk_3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全文整理字体，字体大小和行间距</w:t>
          </w:r>
        </w:sdtContent>
      </w:sdt>
    </w:p>
  </w:comment>
  <w:comment w:author="Ting C" w:id="0" w:date="2026-06-11T16:47:37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05579768"/>
          <w:tag w:val="goog_rdk_3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这是哪篇文章？</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7D" w15:done="0"/>
  <w15:commentEx w15:paraId="0000017E" w15:done="0"/>
  <w15:commentEx w15:paraId="0000017F" w15:done="0"/>
  <w15:commentEx w15:paraId="00000180" w15:done="0"/>
  <w15:commentEx w15:paraId="00000181" w15:done="0"/>
  <w15:commentEx w15:paraId="0000018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SimSun"/>
  <w:font w:name="Arial Unicode M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engXian"/>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imSun" w:cs="SimSun" w:eastAsia="SimSun" w:hAnsi="SimSun"/>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2.png"/><Relationship Id="rId21" Type="http://schemas.openxmlformats.org/officeDocument/2006/relationships/image" Target="media/image1.png"/><Relationship Id="rId24" Type="http://schemas.openxmlformats.org/officeDocument/2006/relationships/image" Target="media/image15.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7.png"/><Relationship Id="rId26" Type="http://schemas.openxmlformats.org/officeDocument/2006/relationships/image" Target="media/image10.png"/><Relationship Id="rId25" Type="http://schemas.openxmlformats.org/officeDocument/2006/relationships/image" Target="media/image13.png"/><Relationship Id="rId28" Type="http://schemas.openxmlformats.org/officeDocument/2006/relationships/image" Target="media/image23.png"/><Relationship Id="rId27" Type="http://schemas.openxmlformats.org/officeDocument/2006/relationships/image" Target="media/image25.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8.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png"/><Relationship Id="rId30" Type="http://schemas.openxmlformats.org/officeDocument/2006/relationships/image" Target="media/image8.png"/><Relationship Id="rId11" Type="http://schemas.openxmlformats.org/officeDocument/2006/relationships/image" Target="media/image3.png"/><Relationship Id="rId33" Type="http://schemas.openxmlformats.org/officeDocument/2006/relationships/image" Target="media/image22.png"/><Relationship Id="rId10" Type="http://schemas.openxmlformats.org/officeDocument/2006/relationships/image" Target="media/image19.png"/><Relationship Id="rId32" Type="http://schemas.openxmlformats.org/officeDocument/2006/relationships/image" Target="media/image7.png"/><Relationship Id="rId13" Type="http://schemas.openxmlformats.org/officeDocument/2006/relationships/image" Target="media/image5.png"/><Relationship Id="rId35" Type="http://schemas.openxmlformats.org/officeDocument/2006/relationships/hyperlink" Target="https://baike.baidu.com/item/%E6%96%B9%E5%B7%AE%E5%88%86%E6%9E%90/1502206" TargetMode="External"/><Relationship Id="rId12" Type="http://schemas.openxmlformats.org/officeDocument/2006/relationships/image" Target="media/image9.png"/><Relationship Id="rId34" Type="http://schemas.openxmlformats.org/officeDocument/2006/relationships/hyperlink" Target="https://baike.baidu.com/item/%E8%A5%BF%E6%B9%96%E9%BE%8D%E4%BA%95/412851" TargetMode="External"/><Relationship Id="rId15" Type="http://schemas.openxmlformats.org/officeDocument/2006/relationships/image" Target="media/image16.png"/><Relationship Id="rId37" Type="http://schemas.openxmlformats.org/officeDocument/2006/relationships/hyperlink" Target="https://en.wikipedia.org/wiki/Standard_score" TargetMode="External"/><Relationship Id="rId14" Type="http://schemas.openxmlformats.org/officeDocument/2006/relationships/image" Target="media/image17.png"/><Relationship Id="rId36" Type="http://schemas.openxmlformats.org/officeDocument/2006/relationships/hyperlink" Target="https://baike.baidu.com/item/%E5%A4%9A%E5%85%83%E7%BA%BF%E6%80%A7%E5%9B%9E%E5%BD%92" TargetMode="External"/><Relationship Id="rId17" Type="http://schemas.openxmlformats.org/officeDocument/2006/relationships/image" Target="media/image14.png"/><Relationship Id="rId16" Type="http://schemas.openxmlformats.org/officeDocument/2006/relationships/image" Target="media/image20.png"/><Relationship Id="rId38" Type="http://schemas.openxmlformats.org/officeDocument/2006/relationships/hyperlink" Target="https://en.wikipedia.org/wiki/Standard_score" TargetMode="External"/><Relationship Id="rId19" Type="http://schemas.openxmlformats.org/officeDocument/2006/relationships/image" Target="media/image11.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P6nT9SSEMYaIkQnAJmPscHNw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YWwSEEFyaWFsIFVuaWNvZGUgTVMaGgoBNhIVChMIBCoPCgtBQUFCOUUzaV85ZxABGicKATcSIgogCAQqHAoLQUFBQjlFM2lfOWcQCBoLQUFBQjlFM2lfOXMaJAoBOBIfCh0IB0IZCgVBcmlhbBIQQXJpYWwgVW5pY29kZSBNUxokCgE5Eh8KHQgHQhkKBUFyaWFsEhBBcmlhbCBVbmljb2RlIE1TGigKAjEwEiIKIAgEKhwKC0FBQUI5X1o2Tm9JEAgaC0FBQUI5X1o2Tm9J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gKAjI0EiIKIAgEKhwKC0FBQUI5X1o2Tm9NEAgaC0FBQUI5X1o2Tm9N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UKAjQxEh8KHQgHQhkKBUFyaWFsEhBBcmlhbCBVbmljb2RlIE1TGiUKAjQyEh8KHQgHQhkKBUFyaWFsEhBBcmlhbCBVbmljb2RlIE1TGiUKAjQzEh8KHQgHQhkKBUFyaWF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